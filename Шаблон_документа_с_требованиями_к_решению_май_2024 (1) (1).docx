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60836A" w14:textId="77777777" w:rsidR="009A0F1B" w:rsidRPr="00281062" w:rsidRDefault="009A0F1B">
      <w:pPr>
        <w:pStyle w:val="a5"/>
        <w:jc w:val="center"/>
        <w:rPr>
          <w:rFonts w:ascii="Times New Roman" w:eastAsia="Times New Roman" w:hAnsi="Times New Roman" w:cs="Times New Roman"/>
          <w:b/>
          <w:bCs/>
          <w:color w:val="auto"/>
          <w:rPrChange w:id="0" w:author="Мария Савина" w:date="2026-08-20T00:41:00Z" w16du:dateUtc="2026-08-19T22:41:00Z">
            <w:rPr>
              <w:rFonts w:ascii="Times New Roman" w:eastAsia="Times New Roman" w:hAnsi="Times New Roman" w:cs="Times New Roman"/>
              <w:b/>
              <w:bCs/>
            </w:rPr>
          </w:rPrChange>
        </w:rPr>
      </w:pPr>
    </w:p>
    <w:p w14:paraId="049E26B2" w14:textId="77777777" w:rsidR="009A0F1B" w:rsidRPr="00281062" w:rsidRDefault="009A0F1B">
      <w:pPr>
        <w:pStyle w:val="a5"/>
        <w:rPr>
          <w:rFonts w:ascii="Times New Roman" w:eastAsia="Times New Roman" w:hAnsi="Times New Roman" w:cs="Times New Roman"/>
          <w:b/>
          <w:bCs/>
          <w:color w:val="auto"/>
          <w:rPrChange w:id="1" w:author="Мария Савина" w:date="2026-08-20T00:41:00Z" w16du:dateUtc="2026-08-19T22:41:00Z">
            <w:rPr>
              <w:rFonts w:ascii="Times New Roman" w:eastAsia="Times New Roman" w:hAnsi="Times New Roman" w:cs="Times New Roman"/>
              <w:b/>
              <w:bCs/>
            </w:rPr>
          </w:rPrChange>
        </w:rPr>
      </w:pPr>
    </w:p>
    <w:p w14:paraId="423F1C15" w14:textId="77777777" w:rsidR="009A0F1B" w:rsidRPr="00281062" w:rsidRDefault="009A0F1B">
      <w:pPr>
        <w:pStyle w:val="a5"/>
        <w:jc w:val="center"/>
        <w:rPr>
          <w:rFonts w:ascii="Times New Roman" w:eastAsia="Times New Roman" w:hAnsi="Times New Roman" w:cs="Times New Roman"/>
          <w:b/>
          <w:bCs/>
          <w:color w:val="auto"/>
          <w:rPrChange w:id="2" w:author="Мария Савина" w:date="2026-08-20T00:41:00Z" w16du:dateUtc="2026-08-19T22:41:00Z">
            <w:rPr>
              <w:rFonts w:ascii="Times New Roman" w:eastAsia="Times New Roman" w:hAnsi="Times New Roman" w:cs="Times New Roman"/>
              <w:b/>
              <w:bCs/>
            </w:rPr>
          </w:rPrChange>
        </w:rPr>
      </w:pPr>
    </w:p>
    <w:p w14:paraId="0A252BEC" w14:textId="77777777" w:rsidR="009A0F1B" w:rsidRPr="00281062" w:rsidRDefault="009A0F1B">
      <w:pPr>
        <w:pStyle w:val="a5"/>
        <w:jc w:val="center"/>
        <w:rPr>
          <w:rFonts w:ascii="Times New Roman" w:eastAsia="Times New Roman" w:hAnsi="Times New Roman" w:cs="Times New Roman"/>
          <w:b/>
          <w:bCs/>
          <w:color w:val="auto"/>
          <w:rPrChange w:id="3" w:author="Мария Савина" w:date="2026-08-20T00:41:00Z" w16du:dateUtc="2026-08-19T22:41:00Z">
            <w:rPr>
              <w:rFonts w:ascii="Times New Roman" w:eastAsia="Times New Roman" w:hAnsi="Times New Roman" w:cs="Times New Roman"/>
              <w:b/>
              <w:bCs/>
            </w:rPr>
          </w:rPrChange>
        </w:rPr>
      </w:pPr>
    </w:p>
    <w:p w14:paraId="4F12AB7D" w14:textId="77777777" w:rsidR="009A0F1B" w:rsidRPr="00281062" w:rsidRDefault="009A0F1B">
      <w:pPr>
        <w:pStyle w:val="a5"/>
        <w:jc w:val="center"/>
        <w:rPr>
          <w:rFonts w:ascii="Times New Roman" w:eastAsia="Times New Roman" w:hAnsi="Times New Roman" w:cs="Times New Roman"/>
          <w:b/>
          <w:bCs/>
          <w:color w:val="auto"/>
          <w:rPrChange w:id="4" w:author="Мария Савина" w:date="2026-08-20T00:41:00Z" w16du:dateUtc="2026-08-19T22:41:00Z">
            <w:rPr>
              <w:rFonts w:ascii="Times New Roman" w:eastAsia="Times New Roman" w:hAnsi="Times New Roman" w:cs="Times New Roman"/>
              <w:b/>
              <w:bCs/>
            </w:rPr>
          </w:rPrChange>
        </w:rPr>
      </w:pPr>
    </w:p>
    <w:p w14:paraId="1A49C170" w14:textId="77777777" w:rsidR="009A0F1B" w:rsidRPr="00281062" w:rsidRDefault="00000000">
      <w:pPr>
        <w:pStyle w:val="a5"/>
        <w:jc w:val="center"/>
        <w:rPr>
          <w:rFonts w:ascii="Times New Roman" w:eastAsia="Times New Roman" w:hAnsi="Times New Roman" w:cs="Times New Roman"/>
          <w:b/>
          <w:bCs/>
          <w:color w:val="auto"/>
          <w:rPrChange w:id="5" w:author="Мария Савина" w:date="2026-08-20T00:41:00Z" w16du:dateUtc="2026-08-19T22:41:00Z">
            <w:rPr>
              <w:rFonts w:ascii="Times New Roman" w:eastAsia="Times New Roman" w:hAnsi="Times New Roman" w:cs="Times New Roman"/>
              <w:b/>
              <w:bCs/>
            </w:rPr>
          </w:rPrChange>
        </w:rPr>
      </w:pPr>
      <w:r w:rsidRPr="00281062">
        <w:rPr>
          <w:rFonts w:ascii="Times New Roman" w:hAnsi="Times New Roman" w:cs="Times New Roman"/>
          <w:b/>
          <w:bCs/>
          <w:color w:val="auto"/>
          <w:rPrChange w:id="6" w:author="Мария Савина" w:date="2026-08-20T00:41:00Z" w16du:dateUtc="2026-08-19T22:41:00Z">
            <w:rPr>
              <w:rFonts w:ascii="Times New Roman" w:hAnsi="Times New Roman" w:cs="Times New Roman"/>
              <w:b/>
              <w:bCs/>
            </w:rPr>
          </w:rPrChange>
        </w:rPr>
        <w:t>Документ с требованиями к решению</w:t>
      </w:r>
    </w:p>
    <w:p w14:paraId="1A8EB62A" w14:textId="77777777" w:rsidR="009A0F1B" w:rsidRPr="00281062" w:rsidRDefault="009A0F1B">
      <w:pPr>
        <w:rPr>
          <w:rFonts w:cs="Times New Roman"/>
          <w:color w:val="auto"/>
          <w:rPrChange w:id="7" w:author="Мария Савина" w:date="2026-08-20T00:41:00Z" w16du:dateUtc="2026-08-19T22:41:00Z">
            <w:rPr>
              <w:rFonts w:cs="Times New Roman"/>
            </w:rPr>
          </w:rPrChange>
        </w:rPr>
      </w:pPr>
    </w:p>
    <w:p w14:paraId="6FEF1FE1" w14:textId="77777777" w:rsidR="009A0F1B" w:rsidRPr="00281062" w:rsidRDefault="00000000">
      <w:pPr>
        <w:ind w:left="1701" w:right="1563"/>
        <w:jc w:val="center"/>
        <w:rPr>
          <w:rFonts w:cs="Times New Roman"/>
          <w:color w:val="auto"/>
          <w:sz w:val="32"/>
          <w:szCs w:val="32"/>
          <w:rPrChange w:id="8" w:author="Мария Савина" w:date="2026-08-20T00:41:00Z" w16du:dateUtc="2026-08-19T22:41:00Z">
            <w:rPr>
              <w:rFonts w:cs="Times New Roman"/>
              <w:sz w:val="32"/>
              <w:szCs w:val="32"/>
            </w:rPr>
          </w:rPrChange>
        </w:rPr>
      </w:pPr>
      <w:r w:rsidRPr="00281062">
        <w:rPr>
          <w:rFonts w:cs="Times New Roman"/>
          <w:color w:val="auto"/>
          <w:sz w:val="32"/>
          <w:szCs w:val="32"/>
          <w:rPrChange w:id="9" w:author="Мария Савина" w:date="2026-08-20T00:41:00Z" w16du:dateUtc="2026-08-19T22:41:00Z">
            <w:rPr>
              <w:rFonts w:cs="Times New Roman"/>
              <w:sz w:val="32"/>
              <w:szCs w:val="32"/>
            </w:rPr>
          </w:rPrChange>
        </w:rPr>
        <w:t xml:space="preserve">для магазина стройматериалов и товаров </w:t>
      </w:r>
    </w:p>
    <w:p w14:paraId="43A6E48A" w14:textId="77777777" w:rsidR="009A0F1B" w:rsidRPr="00281062" w:rsidRDefault="00000000">
      <w:pPr>
        <w:ind w:left="1701" w:right="1563"/>
        <w:jc w:val="center"/>
        <w:rPr>
          <w:rFonts w:cs="Times New Roman"/>
          <w:color w:val="auto"/>
          <w:rPrChange w:id="10" w:author="Мария Савина" w:date="2026-08-20T00:41:00Z" w16du:dateUtc="2026-08-19T22:41:00Z">
            <w:rPr>
              <w:rFonts w:cs="Times New Roman"/>
            </w:rPr>
          </w:rPrChange>
        </w:rPr>
      </w:pPr>
      <w:r w:rsidRPr="00281062">
        <w:rPr>
          <w:rFonts w:cs="Times New Roman"/>
          <w:color w:val="auto"/>
          <w:sz w:val="32"/>
          <w:szCs w:val="32"/>
          <w:rPrChange w:id="11" w:author="Мария Савина" w:date="2026-08-20T00:41:00Z" w16du:dateUtc="2026-08-19T22:41:00Z">
            <w:rPr>
              <w:rFonts w:cs="Times New Roman"/>
              <w:sz w:val="32"/>
              <w:szCs w:val="32"/>
            </w:rPr>
          </w:rPrChange>
        </w:rPr>
        <w:t>для дома «Переделкино»</w:t>
      </w:r>
    </w:p>
    <w:p w14:paraId="749A47E3" w14:textId="77777777" w:rsidR="009A0F1B" w:rsidRPr="00281062" w:rsidRDefault="009A0F1B">
      <w:pPr>
        <w:rPr>
          <w:rFonts w:cs="Times New Roman"/>
          <w:color w:val="auto"/>
          <w:rPrChange w:id="12" w:author="Мария Савина" w:date="2026-08-20T00:41:00Z" w16du:dateUtc="2026-08-19T22:41:00Z">
            <w:rPr>
              <w:rFonts w:cs="Times New Roman"/>
            </w:rPr>
          </w:rPrChange>
        </w:rPr>
      </w:pPr>
    </w:p>
    <w:p w14:paraId="5DC4D3C9" w14:textId="77777777" w:rsidR="009A0F1B" w:rsidRPr="00281062" w:rsidRDefault="009A0F1B">
      <w:pPr>
        <w:rPr>
          <w:rFonts w:cs="Times New Roman"/>
          <w:color w:val="auto"/>
          <w:rPrChange w:id="13" w:author="Мария Савина" w:date="2026-08-20T00:41:00Z" w16du:dateUtc="2026-08-19T22:41:00Z">
            <w:rPr>
              <w:rFonts w:cs="Times New Roman"/>
            </w:rPr>
          </w:rPrChange>
        </w:rPr>
      </w:pPr>
    </w:p>
    <w:p w14:paraId="62FDBDD4" w14:textId="77777777" w:rsidR="009A0F1B" w:rsidRPr="00281062" w:rsidRDefault="009A0F1B">
      <w:pPr>
        <w:rPr>
          <w:rFonts w:cs="Times New Roman"/>
          <w:color w:val="auto"/>
          <w:rPrChange w:id="14" w:author="Мария Савина" w:date="2026-08-20T00:41:00Z" w16du:dateUtc="2026-08-19T22:41:00Z">
            <w:rPr>
              <w:rFonts w:cs="Times New Roman"/>
            </w:rPr>
          </w:rPrChange>
        </w:rPr>
      </w:pPr>
    </w:p>
    <w:p w14:paraId="3B6858DD" w14:textId="77777777" w:rsidR="009A0F1B" w:rsidRPr="00281062" w:rsidRDefault="009A0F1B">
      <w:pPr>
        <w:rPr>
          <w:rFonts w:cs="Times New Roman"/>
          <w:color w:val="auto"/>
          <w:rPrChange w:id="15" w:author="Мария Савина" w:date="2026-08-20T00:41:00Z" w16du:dateUtc="2026-08-19T22:41:00Z">
            <w:rPr>
              <w:rFonts w:cs="Times New Roman"/>
            </w:rPr>
          </w:rPrChange>
        </w:rPr>
      </w:pPr>
    </w:p>
    <w:p w14:paraId="2D25F0E0" w14:textId="77777777" w:rsidR="009A0F1B" w:rsidRPr="00281062" w:rsidRDefault="009A0F1B">
      <w:pPr>
        <w:rPr>
          <w:rFonts w:cs="Times New Roman"/>
          <w:color w:val="auto"/>
          <w:rPrChange w:id="16" w:author="Мария Савина" w:date="2026-08-20T00:41:00Z" w16du:dateUtc="2026-08-19T22:41:00Z">
            <w:rPr>
              <w:rFonts w:cs="Times New Roman"/>
            </w:rPr>
          </w:rPrChange>
        </w:rPr>
      </w:pPr>
    </w:p>
    <w:p w14:paraId="23968C01" w14:textId="77777777" w:rsidR="009A0F1B" w:rsidRPr="00281062" w:rsidRDefault="009A0F1B">
      <w:pPr>
        <w:rPr>
          <w:rFonts w:cs="Times New Roman"/>
          <w:color w:val="auto"/>
          <w:rPrChange w:id="17" w:author="Мария Савина" w:date="2026-08-20T00:41:00Z" w16du:dateUtc="2026-08-19T22:41:00Z">
            <w:rPr>
              <w:rFonts w:cs="Times New Roman"/>
            </w:rPr>
          </w:rPrChange>
        </w:rPr>
      </w:pPr>
    </w:p>
    <w:p w14:paraId="6185D8E7" w14:textId="77777777" w:rsidR="009A0F1B" w:rsidRPr="00281062" w:rsidRDefault="009A0F1B">
      <w:pPr>
        <w:rPr>
          <w:rFonts w:cs="Times New Roman"/>
          <w:color w:val="auto"/>
          <w:rPrChange w:id="18" w:author="Мария Савина" w:date="2026-08-20T00:41:00Z" w16du:dateUtc="2026-08-19T22:41:00Z">
            <w:rPr>
              <w:rFonts w:cs="Times New Roman"/>
            </w:rPr>
          </w:rPrChange>
        </w:rPr>
      </w:pPr>
    </w:p>
    <w:p w14:paraId="66DF0E40" w14:textId="1DE68E3C" w:rsidR="009A0F1B" w:rsidRPr="00281062" w:rsidRDefault="00000000">
      <w:pPr>
        <w:ind w:left="5670"/>
        <w:rPr>
          <w:rFonts w:cs="Times New Roman"/>
          <w:color w:val="auto"/>
          <w:rPrChange w:id="19" w:author="Мария Савина" w:date="2026-08-20T00:41:00Z" w16du:dateUtc="2026-08-19T22:41:00Z">
            <w:rPr>
              <w:rFonts w:cs="Times New Roman"/>
            </w:rPr>
          </w:rPrChange>
        </w:rPr>
      </w:pPr>
      <w:r w:rsidRPr="00281062">
        <w:rPr>
          <w:rFonts w:cs="Times New Roman"/>
          <w:color w:val="auto"/>
          <w:rPrChange w:id="20" w:author="Мария Савина" w:date="2026-08-20T00:41:00Z" w16du:dateUtc="2026-08-19T22:41:00Z">
            <w:rPr>
              <w:rFonts w:cs="Times New Roman"/>
            </w:rPr>
          </w:rPrChange>
        </w:rPr>
        <w:t xml:space="preserve">Исполнитель: </w:t>
      </w:r>
      <w:ins w:id="21" w:author="Мария Савина" w:date="2026-08-19T15:57:00Z" w16du:dateUtc="2026-08-19T13:57:00Z">
        <w:r w:rsidR="00681E48" w:rsidRPr="00281062">
          <w:rPr>
            <w:rFonts w:cs="Times New Roman"/>
            <w:color w:val="auto"/>
            <w:rPrChange w:id="22" w:author="Мария Савина" w:date="2026-08-20T00:41:00Z" w16du:dateUtc="2026-08-19T22:41:00Z">
              <w:rPr>
                <w:rFonts w:cs="Times New Roman"/>
              </w:rPr>
            </w:rPrChange>
          </w:rPr>
          <w:t>Савина Мария Васильевна</w:t>
        </w:r>
      </w:ins>
      <w:del w:id="23" w:author="Мария Савина" w:date="2026-08-19T15:57:00Z" w16du:dateUtc="2026-08-19T13:57:00Z">
        <w:r w:rsidRPr="00281062" w:rsidDel="00681E48">
          <w:rPr>
            <w:rFonts w:cs="Times New Roman"/>
            <w:color w:val="auto"/>
            <w:rPrChange w:id="24" w:author="Мария Савина" w:date="2026-08-20T00:41:00Z" w16du:dateUtc="2026-08-19T22:41:00Z">
              <w:rPr>
                <w:rFonts w:cs="Times New Roman"/>
              </w:rPr>
            </w:rPrChange>
          </w:rPr>
          <w:delText>Ф. И. О. студента</w:delText>
        </w:r>
      </w:del>
    </w:p>
    <w:p w14:paraId="1632A284" w14:textId="77777777" w:rsidR="009A0F1B" w:rsidRPr="00281062" w:rsidRDefault="009A0F1B">
      <w:pPr>
        <w:ind w:left="5670"/>
        <w:rPr>
          <w:rFonts w:cs="Times New Roman"/>
          <w:color w:val="auto"/>
          <w:rPrChange w:id="25" w:author="Мария Савина" w:date="2026-08-20T00:41:00Z" w16du:dateUtc="2026-08-19T22:41:00Z">
            <w:rPr>
              <w:rFonts w:cs="Times New Roman"/>
            </w:rPr>
          </w:rPrChange>
        </w:rPr>
      </w:pPr>
    </w:p>
    <w:p w14:paraId="2F915FB2" w14:textId="77777777" w:rsidR="009A0F1B" w:rsidRPr="00281062" w:rsidRDefault="009A0F1B">
      <w:pPr>
        <w:ind w:left="5670"/>
        <w:rPr>
          <w:rFonts w:cs="Times New Roman"/>
          <w:color w:val="auto"/>
          <w:rPrChange w:id="26" w:author="Мария Савина" w:date="2026-08-20T00:41:00Z" w16du:dateUtc="2026-08-19T22:41:00Z">
            <w:rPr>
              <w:rFonts w:cs="Times New Roman"/>
            </w:rPr>
          </w:rPrChange>
        </w:rPr>
      </w:pPr>
    </w:p>
    <w:p w14:paraId="7710FCE9" w14:textId="77777777" w:rsidR="009A0F1B" w:rsidRPr="00281062" w:rsidRDefault="009A0F1B">
      <w:pPr>
        <w:ind w:left="5670"/>
        <w:rPr>
          <w:rFonts w:cs="Times New Roman"/>
          <w:color w:val="auto"/>
          <w:rPrChange w:id="27" w:author="Мария Савина" w:date="2026-08-20T00:41:00Z" w16du:dateUtc="2026-08-19T22:41:00Z">
            <w:rPr>
              <w:rFonts w:cs="Times New Roman"/>
            </w:rPr>
          </w:rPrChange>
        </w:rPr>
      </w:pPr>
    </w:p>
    <w:p w14:paraId="61C38143" w14:textId="77777777" w:rsidR="009A0F1B" w:rsidRPr="00281062" w:rsidRDefault="009A0F1B">
      <w:pPr>
        <w:ind w:left="5670"/>
        <w:rPr>
          <w:rFonts w:cs="Times New Roman"/>
          <w:color w:val="auto"/>
          <w:rPrChange w:id="28" w:author="Мария Савина" w:date="2026-08-20T00:41:00Z" w16du:dateUtc="2026-08-19T22:41:00Z">
            <w:rPr>
              <w:rFonts w:cs="Times New Roman"/>
            </w:rPr>
          </w:rPrChange>
        </w:rPr>
      </w:pPr>
    </w:p>
    <w:p w14:paraId="2442C2AE" w14:textId="77777777" w:rsidR="009A0F1B" w:rsidRPr="00281062" w:rsidRDefault="009A0F1B">
      <w:pPr>
        <w:ind w:left="5670"/>
        <w:rPr>
          <w:rFonts w:cs="Times New Roman"/>
          <w:color w:val="auto"/>
          <w:rPrChange w:id="29" w:author="Мария Савина" w:date="2026-08-20T00:41:00Z" w16du:dateUtc="2026-08-19T22:41:00Z">
            <w:rPr>
              <w:rFonts w:cs="Times New Roman"/>
            </w:rPr>
          </w:rPrChange>
        </w:rPr>
      </w:pPr>
    </w:p>
    <w:p w14:paraId="303350CC" w14:textId="4654BCA5" w:rsidR="009A0F1B" w:rsidRPr="00281062" w:rsidDel="00681E48" w:rsidRDefault="00681E48" w:rsidP="00681E48">
      <w:pPr>
        <w:jc w:val="center"/>
        <w:rPr>
          <w:del w:id="30" w:author="Мария Савина" w:date="2026-08-19T15:57:00Z" w16du:dateUtc="2026-08-19T13:57:00Z"/>
          <w:rFonts w:cs="Times New Roman"/>
          <w:color w:val="auto"/>
          <w:rPrChange w:id="31" w:author="Мария Савина" w:date="2026-08-20T00:41:00Z" w16du:dateUtc="2026-08-19T22:41:00Z">
            <w:rPr>
              <w:del w:id="32" w:author="Мария Савина" w:date="2026-08-19T15:57:00Z" w16du:dateUtc="2026-08-19T13:57:00Z"/>
              <w:rFonts w:cs="Times New Roman"/>
            </w:rPr>
          </w:rPrChange>
        </w:rPr>
        <w:pPrChange w:id="33" w:author="Мария Савина" w:date="2026-08-19T15:57:00Z" w16du:dateUtc="2026-08-19T13:57:00Z">
          <w:pPr>
            <w:jc w:val="center"/>
          </w:pPr>
        </w:pPrChange>
      </w:pPr>
      <w:ins w:id="34" w:author="Мария Савина" w:date="2026-08-19T15:57:00Z" w16du:dateUtc="2026-08-19T13:57:00Z">
        <w:r w:rsidRPr="00281062">
          <w:rPr>
            <w:rFonts w:cs="Times New Roman"/>
            <w:color w:val="auto"/>
            <w:rPrChange w:id="35" w:author="Мария Савина" w:date="2026-08-20T00:41:00Z" w16du:dateUtc="2026-08-19T22:41:00Z">
              <w:rPr>
                <w:rFonts w:cs="Times New Roman"/>
              </w:rPr>
            </w:rPrChange>
          </w:rPr>
          <w:t>Август 2026</w:t>
        </w:r>
      </w:ins>
      <w:del w:id="36" w:author="Мария Савина" w:date="2026-08-19T15:57:00Z" w16du:dateUtc="2026-08-19T13:57:00Z">
        <w:r w:rsidR="00000000" w:rsidRPr="00281062" w:rsidDel="00681E48">
          <w:rPr>
            <w:rFonts w:cs="Times New Roman"/>
            <w:color w:val="auto"/>
            <w:rPrChange w:id="37" w:author="Мария Савина" w:date="2026-08-20T00:41:00Z" w16du:dateUtc="2026-08-19T22:41:00Z">
              <w:rPr>
                <w:rFonts w:cs="Times New Roman"/>
              </w:rPr>
            </w:rPrChange>
          </w:rPr>
          <w:delText>(месяц год)</w:delText>
        </w:r>
      </w:del>
    </w:p>
    <w:p w14:paraId="3BAF75CE" w14:textId="77777777" w:rsidR="009A0F1B" w:rsidRPr="00281062" w:rsidRDefault="009A0F1B" w:rsidP="00681E48">
      <w:pPr>
        <w:jc w:val="center"/>
        <w:rPr>
          <w:rFonts w:cs="Times New Roman"/>
          <w:color w:val="auto"/>
          <w:rPrChange w:id="38" w:author="Мария Савина" w:date="2026-08-20T00:41:00Z" w16du:dateUtc="2026-08-19T22:41:00Z">
            <w:rPr>
              <w:rFonts w:cs="Times New Roman"/>
            </w:rPr>
          </w:rPrChange>
        </w:rPr>
        <w:pPrChange w:id="39" w:author="Мария Савина" w:date="2026-08-19T15:57:00Z" w16du:dateUtc="2026-08-19T13:57:00Z">
          <w:pPr/>
        </w:pPrChange>
      </w:pPr>
    </w:p>
    <w:p w14:paraId="5547358E" w14:textId="77777777" w:rsidR="009A0F1B" w:rsidRPr="00281062" w:rsidRDefault="00000000">
      <w:pPr>
        <w:keepNext/>
        <w:keepLines/>
        <w:spacing w:before="240" w:after="0"/>
        <w:rPr>
          <w:rFonts w:cs="Times New Roman"/>
          <w:b/>
          <w:bCs/>
          <w:color w:val="auto"/>
          <w:sz w:val="32"/>
          <w:szCs w:val="32"/>
          <w:rPrChange w:id="40" w:author="Мария Савина" w:date="2026-08-20T00:41:00Z" w16du:dateUtc="2026-08-19T22:41:00Z">
            <w:rPr>
              <w:rFonts w:cs="Times New Roman"/>
              <w:b/>
              <w:bCs/>
              <w:color w:val="2F5496"/>
              <w:sz w:val="32"/>
              <w:szCs w:val="32"/>
            </w:rPr>
          </w:rPrChange>
        </w:rPr>
      </w:pPr>
      <w:r w:rsidRPr="00281062">
        <w:rPr>
          <w:rFonts w:cs="Times New Roman"/>
          <w:b/>
          <w:bCs/>
          <w:color w:val="auto"/>
          <w:sz w:val="32"/>
          <w:szCs w:val="32"/>
          <w:rPrChange w:id="41" w:author="Мария Савина" w:date="2026-08-20T00:41:00Z" w16du:dateUtc="2026-08-19T22:41:00Z">
            <w:rPr>
              <w:rFonts w:cs="Times New Roman"/>
              <w:b/>
              <w:bCs/>
              <w:color w:val="2F5496"/>
              <w:sz w:val="32"/>
              <w:szCs w:val="32"/>
            </w:rPr>
          </w:rPrChange>
        </w:rPr>
        <w:lastRenderedPageBreak/>
        <w:t>Содержание</w:t>
      </w:r>
    </w:p>
    <w:p w14:paraId="27DE5AA2" w14:textId="77777777" w:rsidR="009A0F1B" w:rsidRPr="00281062" w:rsidRDefault="009A0F1B">
      <w:pPr>
        <w:keepNext/>
        <w:keepLines/>
        <w:spacing w:before="240" w:after="0"/>
        <w:rPr>
          <w:rFonts w:cs="Times New Roman"/>
          <w:b/>
          <w:bCs/>
          <w:color w:val="auto"/>
          <w:sz w:val="32"/>
          <w:szCs w:val="32"/>
          <w:rPrChange w:id="42" w:author="Мария Савина" w:date="2026-08-20T00:41:00Z" w16du:dateUtc="2026-08-19T22:41:00Z">
            <w:rPr>
              <w:rFonts w:cs="Times New Roman"/>
              <w:b/>
              <w:bCs/>
              <w:color w:val="2F5496"/>
              <w:sz w:val="32"/>
              <w:szCs w:val="32"/>
            </w:rPr>
          </w:rPrChange>
        </w:rPr>
      </w:pPr>
    </w:p>
    <w:p w14:paraId="1847CEB9" w14:textId="77777777" w:rsidR="009A0F1B" w:rsidRPr="00281062" w:rsidRDefault="00000000">
      <w:pPr>
        <w:rPr>
          <w:rFonts w:cs="Times New Roman"/>
          <w:color w:val="auto"/>
          <w:rPrChange w:id="43" w:author="Мария Савина" w:date="2026-08-20T00:41:00Z" w16du:dateUtc="2026-08-19T22:41:00Z">
            <w:rPr>
              <w:rFonts w:cs="Times New Roman"/>
            </w:rPr>
          </w:rPrChange>
        </w:rPr>
      </w:pPr>
      <w:r w:rsidRPr="00281062">
        <w:rPr>
          <w:rFonts w:cs="Times New Roman"/>
          <w:color w:val="auto"/>
          <w:rPrChange w:id="44" w:author="Мария Савина" w:date="2026-08-20T00:41:00Z" w16du:dateUtc="2026-08-19T22:41:00Z">
            <w:rPr>
              <w:rFonts w:cs="Times New Roman"/>
              <w:color w:val="2F5496"/>
            </w:rPr>
          </w:rPrChange>
        </w:rPr>
        <w:fldChar w:fldCharType="begin"/>
      </w:r>
      <w:r w:rsidRPr="00281062">
        <w:rPr>
          <w:rFonts w:cs="Times New Roman"/>
          <w:color w:val="auto"/>
          <w:rPrChange w:id="45" w:author="Мария Савина" w:date="2026-08-20T00:41:00Z" w16du:dateUtc="2026-08-19T22:41:00Z">
            <w:rPr>
              <w:rFonts w:cs="Times New Roman"/>
              <w:color w:val="2F5496"/>
            </w:rPr>
          </w:rPrChange>
        </w:rPr>
        <w:instrText xml:space="preserve"> TOC \o 1-1 \t "Heading 3, 2"</w:instrText>
      </w:r>
      <w:r w:rsidRPr="00281062">
        <w:rPr>
          <w:rFonts w:cs="Times New Roman"/>
          <w:color w:val="auto"/>
          <w:rPrChange w:id="46" w:author="Мария Савина" w:date="2026-08-20T00:41:00Z" w16du:dateUtc="2026-08-19T22:41:00Z">
            <w:rPr>
              <w:rFonts w:cs="Times New Roman"/>
              <w:color w:val="2F5496"/>
            </w:rPr>
          </w:rPrChange>
        </w:rPr>
        <w:fldChar w:fldCharType="separate"/>
      </w:r>
    </w:p>
    <w:p w14:paraId="15D248D4" w14:textId="77777777" w:rsidR="009A0F1B" w:rsidRPr="00281062" w:rsidRDefault="00000000">
      <w:pPr>
        <w:pStyle w:val="13"/>
        <w:rPr>
          <w:color w:val="auto"/>
          <w:rPrChange w:id="47" w:author="Мария Савина" w:date="2026-08-20T00:41:00Z" w16du:dateUtc="2026-08-19T22:41:00Z">
            <w:rPr/>
          </w:rPrChange>
        </w:rPr>
      </w:pPr>
      <w:r w:rsidRPr="00281062">
        <w:rPr>
          <w:rFonts w:eastAsia="Arial Unicode MS"/>
          <w:color w:val="auto"/>
          <w:rPrChange w:id="48" w:author="Мария Савина" w:date="2026-08-20T00:41:00Z" w16du:dateUtc="2026-08-19T22:41:00Z">
            <w:rPr>
              <w:rFonts w:eastAsia="Arial Unicode MS"/>
            </w:rPr>
          </w:rPrChange>
        </w:rPr>
        <w:t>Введение</w:t>
      </w:r>
      <w:r w:rsidRPr="00281062">
        <w:rPr>
          <w:rFonts w:eastAsia="Arial Unicode MS"/>
          <w:color w:val="auto"/>
          <w:rPrChange w:id="49" w:author="Мария Савина" w:date="2026-08-20T00:41:00Z" w16du:dateUtc="2026-08-19T22:41:00Z">
            <w:rPr>
              <w:rFonts w:eastAsia="Arial Unicode MS"/>
            </w:rPr>
          </w:rPrChange>
        </w:rPr>
        <w:tab/>
      </w:r>
      <w:r w:rsidRPr="00281062">
        <w:rPr>
          <w:color w:val="auto"/>
          <w:rPrChange w:id="50" w:author="Мария Савина" w:date="2026-08-20T00:41:00Z" w16du:dateUtc="2026-08-19T22:41:00Z">
            <w:rPr/>
          </w:rPrChange>
        </w:rPr>
        <w:fldChar w:fldCharType="begin"/>
      </w:r>
      <w:r w:rsidRPr="00281062">
        <w:rPr>
          <w:color w:val="auto"/>
          <w:rPrChange w:id="51" w:author="Мария Савина" w:date="2026-08-20T00:41:00Z" w16du:dateUtc="2026-08-19T22:41:00Z">
            <w:rPr/>
          </w:rPrChange>
        </w:rPr>
        <w:instrText xml:space="preserve"> PAGEREF _Toc \h </w:instrText>
      </w:r>
      <w:r w:rsidRPr="00281062">
        <w:rPr>
          <w:color w:val="auto"/>
          <w:rPrChange w:id="52" w:author="Мария Савина" w:date="2026-08-20T00:41:00Z" w16du:dateUtc="2026-08-19T22:41:00Z">
            <w:rPr/>
          </w:rPrChange>
        </w:rPr>
      </w:r>
      <w:r w:rsidRPr="00281062">
        <w:rPr>
          <w:color w:val="auto"/>
          <w:rPrChange w:id="53" w:author="Мария Савина" w:date="2026-08-20T00:41:00Z" w16du:dateUtc="2026-08-19T22:41:00Z">
            <w:rPr/>
          </w:rPrChange>
        </w:rPr>
        <w:fldChar w:fldCharType="separate"/>
      </w:r>
      <w:r w:rsidRPr="00281062">
        <w:rPr>
          <w:rFonts w:eastAsia="Arial Unicode MS"/>
          <w:color w:val="auto"/>
          <w:rPrChange w:id="54" w:author="Мария Савина" w:date="2026-08-20T00:41:00Z" w16du:dateUtc="2026-08-19T22:41:00Z">
            <w:rPr>
              <w:rFonts w:eastAsia="Arial Unicode MS"/>
            </w:rPr>
          </w:rPrChange>
        </w:rPr>
        <w:t>3</w:t>
      </w:r>
      <w:r w:rsidRPr="00281062">
        <w:rPr>
          <w:color w:val="auto"/>
          <w:rPrChange w:id="55" w:author="Мария Савина" w:date="2026-08-20T00:41:00Z" w16du:dateUtc="2026-08-19T22:41:00Z">
            <w:rPr/>
          </w:rPrChange>
        </w:rPr>
        <w:fldChar w:fldCharType="end"/>
      </w:r>
    </w:p>
    <w:p w14:paraId="109888FA" w14:textId="4C7F9436" w:rsidR="005D2742" w:rsidRPr="00281062" w:rsidRDefault="00000000">
      <w:pPr>
        <w:pStyle w:val="13"/>
        <w:rPr>
          <w:ins w:id="56" w:author="Мария Савина" w:date="2026-08-19T16:07:00Z" w16du:dateUtc="2026-08-19T14:07:00Z"/>
          <w:color w:val="auto"/>
          <w:rPrChange w:id="57" w:author="Мария Савина" w:date="2026-08-20T00:41:00Z" w16du:dateUtc="2026-08-19T22:41:00Z">
            <w:rPr>
              <w:ins w:id="58" w:author="Мария Савина" w:date="2026-08-19T16:07:00Z" w16du:dateUtc="2026-08-19T14:07:00Z"/>
            </w:rPr>
          </w:rPrChange>
        </w:rPr>
      </w:pPr>
      <w:r w:rsidRPr="00281062">
        <w:rPr>
          <w:rFonts w:eastAsia="Arial Unicode MS"/>
          <w:color w:val="auto"/>
          <w:rPrChange w:id="59" w:author="Мария Савина" w:date="2026-08-20T00:41:00Z" w16du:dateUtc="2026-08-19T22:41:00Z">
            <w:rPr>
              <w:rFonts w:eastAsia="Arial Unicode MS"/>
            </w:rPr>
          </w:rPrChange>
        </w:rPr>
        <w:t>Глоссарий (опционально)</w:t>
      </w:r>
      <w:r w:rsidRPr="00281062">
        <w:rPr>
          <w:rFonts w:eastAsia="Arial Unicode MS"/>
          <w:color w:val="auto"/>
          <w:rPrChange w:id="60" w:author="Мария Савина" w:date="2026-08-20T00:41:00Z" w16du:dateUtc="2026-08-19T22:41:00Z">
            <w:rPr>
              <w:rFonts w:eastAsia="Arial Unicode MS"/>
            </w:rPr>
          </w:rPrChange>
        </w:rPr>
        <w:tab/>
      </w:r>
      <w:r w:rsidRPr="00281062">
        <w:rPr>
          <w:color w:val="auto"/>
          <w:rPrChange w:id="61" w:author="Мария Савина" w:date="2026-08-20T00:41:00Z" w16du:dateUtc="2026-08-19T22:41:00Z">
            <w:rPr/>
          </w:rPrChange>
        </w:rPr>
        <w:fldChar w:fldCharType="begin"/>
      </w:r>
      <w:r w:rsidRPr="00281062">
        <w:rPr>
          <w:color w:val="auto"/>
          <w:rPrChange w:id="62" w:author="Мария Савина" w:date="2026-08-20T00:41:00Z" w16du:dateUtc="2026-08-19T22:41:00Z">
            <w:rPr/>
          </w:rPrChange>
        </w:rPr>
        <w:instrText xml:space="preserve"> PAGEREF _Toc1 \h </w:instrText>
      </w:r>
      <w:r w:rsidRPr="00281062">
        <w:rPr>
          <w:color w:val="auto"/>
          <w:rPrChange w:id="63" w:author="Мария Савина" w:date="2026-08-20T00:41:00Z" w16du:dateUtc="2026-08-19T22:41:00Z">
            <w:rPr/>
          </w:rPrChange>
        </w:rPr>
      </w:r>
      <w:r w:rsidRPr="00281062">
        <w:rPr>
          <w:color w:val="auto"/>
          <w:rPrChange w:id="64" w:author="Мария Савина" w:date="2026-08-20T00:41:00Z" w16du:dateUtc="2026-08-19T22:41:00Z">
            <w:rPr/>
          </w:rPrChange>
        </w:rPr>
        <w:fldChar w:fldCharType="separate"/>
      </w:r>
      <w:r w:rsidRPr="00281062">
        <w:rPr>
          <w:rFonts w:eastAsia="Arial Unicode MS"/>
          <w:color w:val="auto"/>
          <w:rPrChange w:id="65" w:author="Мария Савина" w:date="2026-08-20T00:41:00Z" w16du:dateUtc="2026-08-19T22:41:00Z">
            <w:rPr>
              <w:rFonts w:eastAsia="Arial Unicode MS"/>
            </w:rPr>
          </w:rPrChange>
        </w:rPr>
        <w:t>3</w:t>
      </w:r>
      <w:r w:rsidRPr="00281062">
        <w:rPr>
          <w:color w:val="auto"/>
          <w:rPrChange w:id="66" w:author="Мария Савина" w:date="2026-08-20T00:41:00Z" w16du:dateUtc="2026-08-19T22:41:00Z">
            <w:rPr/>
          </w:rPrChange>
        </w:rPr>
        <w:fldChar w:fldCharType="end"/>
      </w:r>
      <w:ins w:id="67" w:author="Мария Савина" w:date="2026-08-19T16:07:00Z" w16du:dateUtc="2026-08-19T14:07:00Z">
        <w:r w:rsidR="005D2742" w:rsidRPr="00281062">
          <w:rPr>
            <w:color w:val="auto"/>
            <w:lang w:val="en-US"/>
            <w:rPrChange w:id="68" w:author="Мария Савина" w:date="2026-08-20T00:41:00Z" w16du:dateUtc="2026-08-19T22:41:00Z">
              <w:rPr>
                <w:lang w:val="en-US"/>
              </w:rPr>
            </w:rPrChange>
          </w:rPr>
          <w:t xml:space="preserve"> </w:t>
        </w:r>
      </w:ins>
    </w:p>
    <w:p w14:paraId="239AAE73" w14:textId="2E616785" w:rsidR="005D2742" w:rsidRPr="00281062" w:rsidRDefault="005D2742">
      <w:pPr>
        <w:pStyle w:val="13"/>
        <w:rPr>
          <w:ins w:id="69" w:author="Мария Савина" w:date="2026-08-19T16:07:00Z" w16du:dateUtc="2026-08-19T14:07:00Z"/>
          <w:color w:val="auto"/>
          <w:rPrChange w:id="70" w:author="Мария Савина" w:date="2026-08-20T00:41:00Z" w16du:dateUtc="2026-08-19T22:41:00Z">
            <w:rPr>
              <w:ins w:id="71" w:author="Мария Савина" w:date="2026-08-19T16:07:00Z" w16du:dateUtc="2026-08-19T14:07:00Z"/>
            </w:rPr>
          </w:rPrChange>
        </w:rPr>
      </w:pPr>
      <w:ins w:id="72" w:author="Мария Савина" w:date="2026-08-19T16:07:00Z" w16du:dateUtc="2026-08-19T14:07:00Z">
        <w:r w:rsidRPr="00281062">
          <w:rPr>
            <w:color w:val="auto"/>
            <w:rPrChange w:id="73" w:author="Мария Савина" w:date="2026-08-20T00:41:00Z" w16du:dateUtc="2026-08-19T22:41:00Z">
              <w:rPr/>
            </w:rPrChange>
          </w:rPr>
          <w:t>Описание требований</w:t>
        </w:r>
      </w:ins>
    </w:p>
    <w:p w14:paraId="3C122746" w14:textId="2FEBFB45" w:rsidR="005D2742" w:rsidRPr="00281062" w:rsidRDefault="005D2742">
      <w:pPr>
        <w:pStyle w:val="13"/>
        <w:rPr>
          <w:ins w:id="74" w:author="Мария Савина" w:date="2026-08-19T16:07:00Z" w16du:dateUtc="2026-08-19T14:07:00Z"/>
          <w:color w:val="auto"/>
          <w:rPrChange w:id="75" w:author="Мария Савина" w:date="2026-08-20T00:41:00Z" w16du:dateUtc="2026-08-19T22:41:00Z">
            <w:rPr>
              <w:ins w:id="76" w:author="Мария Савина" w:date="2026-08-19T16:07:00Z" w16du:dateUtc="2026-08-19T14:07:00Z"/>
            </w:rPr>
          </w:rPrChange>
        </w:rPr>
      </w:pPr>
      <w:ins w:id="77" w:author="Мария Савина" w:date="2026-08-19T16:07:00Z" w16du:dateUtc="2026-08-19T14:07:00Z">
        <w:r w:rsidRPr="00281062">
          <w:rPr>
            <w:color w:val="auto"/>
            <w:rPrChange w:id="78" w:author="Мария Савина" w:date="2026-08-20T00:41:00Z" w16du:dateUtc="2026-08-19T22:41:00Z">
              <w:rPr/>
            </w:rPrChange>
          </w:rPr>
          <w:t xml:space="preserve">         Бизнес-требования</w:t>
        </w:r>
      </w:ins>
    </w:p>
    <w:p w14:paraId="707BDFBB" w14:textId="5840FB51" w:rsidR="005D2742" w:rsidRPr="00281062" w:rsidRDefault="005D2742">
      <w:pPr>
        <w:pStyle w:val="13"/>
        <w:rPr>
          <w:color w:val="auto"/>
          <w:rPrChange w:id="79" w:author="Мария Савина" w:date="2026-08-20T00:41:00Z" w16du:dateUtc="2026-08-19T22:41:00Z">
            <w:rPr/>
          </w:rPrChange>
        </w:rPr>
      </w:pPr>
      <w:ins w:id="80" w:author="Мария Савина" w:date="2026-08-19T16:07:00Z" w16du:dateUtc="2026-08-19T14:07:00Z">
        <w:r w:rsidRPr="00281062">
          <w:rPr>
            <w:color w:val="auto"/>
            <w:rPrChange w:id="81" w:author="Мария Савина" w:date="2026-08-20T00:41:00Z" w16du:dateUtc="2026-08-19T22:41:00Z">
              <w:rPr/>
            </w:rPrChange>
          </w:rPr>
          <w:t xml:space="preserve">         Пользовательские требован</w:t>
        </w:r>
      </w:ins>
      <w:ins w:id="82" w:author="Мария Савина" w:date="2026-08-19T16:08:00Z" w16du:dateUtc="2026-08-19T14:08:00Z">
        <w:r w:rsidRPr="00281062">
          <w:rPr>
            <w:color w:val="auto"/>
            <w:rPrChange w:id="83" w:author="Мария Савина" w:date="2026-08-20T00:41:00Z" w16du:dateUtc="2026-08-19T22:41:00Z">
              <w:rPr/>
            </w:rPrChange>
          </w:rPr>
          <w:t>ия</w:t>
        </w:r>
      </w:ins>
    </w:p>
    <w:p w14:paraId="31450650" w14:textId="77777777" w:rsidR="009A0F1B" w:rsidRPr="00281062" w:rsidRDefault="00000000">
      <w:pPr>
        <w:pStyle w:val="25"/>
        <w:rPr>
          <w:color w:val="auto"/>
          <w:rPrChange w:id="84" w:author="Мария Савина" w:date="2026-08-20T00:41:00Z" w16du:dateUtc="2026-08-19T22:41:00Z">
            <w:rPr/>
          </w:rPrChange>
        </w:rPr>
      </w:pPr>
      <w:r w:rsidRPr="00281062">
        <w:rPr>
          <w:rFonts w:eastAsia="Arial Unicode MS"/>
          <w:color w:val="auto"/>
          <w:rPrChange w:id="85" w:author="Мария Савина" w:date="2026-08-20T00:41:00Z" w16du:dateUtc="2026-08-19T22:41:00Z">
            <w:rPr>
              <w:rFonts w:eastAsia="Arial Unicode MS"/>
            </w:rPr>
          </w:rPrChange>
        </w:rPr>
        <w:t>Пользовательские истории (</w:t>
      </w:r>
      <w:proofErr w:type="spellStart"/>
      <w:r w:rsidRPr="00281062">
        <w:rPr>
          <w:rFonts w:eastAsia="Arial Unicode MS"/>
          <w:color w:val="auto"/>
          <w:rPrChange w:id="86" w:author="Мария Савина" w:date="2026-08-20T00:41:00Z" w16du:dateUtc="2026-08-19T22:41:00Z">
            <w:rPr>
              <w:rFonts w:eastAsia="Arial Unicode MS"/>
            </w:rPr>
          </w:rPrChange>
        </w:rPr>
        <w:t>user</w:t>
      </w:r>
      <w:proofErr w:type="spellEnd"/>
      <w:r w:rsidRPr="00281062">
        <w:rPr>
          <w:rFonts w:eastAsia="Arial Unicode MS"/>
          <w:color w:val="auto"/>
          <w:rPrChange w:id="87" w:author="Мария Савина" w:date="2026-08-20T00:41:00Z" w16du:dateUtc="2026-08-19T22:41:00Z">
            <w:rPr>
              <w:rFonts w:eastAsia="Arial Unicode MS"/>
            </w:rPr>
          </w:rPrChange>
        </w:rPr>
        <w:t xml:space="preserve"> </w:t>
      </w:r>
      <w:proofErr w:type="spellStart"/>
      <w:r w:rsidRPr="00281062">
        <w:rPr>
          <w:rFonts w:eastAsia="Arial Unicode MS"/>
          <w:color w:val="auto"/>
          <w:rPrChange w:id="88" w:author="Мария Савина" w:date="2026-08-20T00:41:00Z" w16du:dateUtc="2026-08-19T22:41:00Z">
            <w:rPr>
              <w:rFonts w:eastAsia="Arial Unicode MS"/>
            </w:rPr>
          </w:rPrChange>
        </w:rPr>
        <w:t>stories</w:t>
      </w:r>
      <w:proofErr w:type="spellEnd"/>
      <w:r w:rsidRPr="00281062">
        <w:rPr>
          <w:rFonts w:eastAsia="Arial Unicode MS"/>
          <w:color w:val="auto"/>
          <w:rPrChange w:id="89" w:author="Мария Савина" w:date="2026-08-20T00:41:00Z" w16du:dateUtc="2026-08-19T22:41:00Z">
            <w:rPr>
              <w:rFonts w:eastAsia="Arial Unicode MS"/>
            </w:rPr>
          </w:rPrChange>
        </w:rPr>
        <w:t>)</w:t>
      </w:r>
      <w:r w:rsidRPr="00281062">
        <w:rPr>
          <w:rFonts w:eastAsia="Arial Unicode MS"/>
          <w:color w:val="auto"/>
          <w:rPrChange w:id="90" w:author="Мария Савина" w:date="2026-08-20T00:41:00Z" w16du:dateUtc="2026-08-19T22:41:00Z">
            <w:rPr>
              <w:rFonts w:eastAsia="Arial Unicode MS"/>
            </w:rPr>
          </w:rPrChange>
        </w:rPr>
        <w:tab/>
      </w:r>
      <w:r w:rsidRPr="00281062">
        <w:rPr>
          <w:color w:val="auto"/>
          <w:rPrChange w:id="91" w:author="Мария Савина" w:date="2026-08-20T00:41:00Z" w16du:dateUtc="2026-08-19T22:41:00Z">
            <w:rPr/>
          </w:rPrChange>
        </w:rPr>
        <w:fldChar w:fldCharType="begin"/>
      </w:r>
      <w:r w:rsidRPr="00281062">
        <w:rPr>
          <w:color w:val="auto"/>
          <w:rPrChange w:id="92" w:author="Мария Савина" w:date="2026-08-20T00:41:00Z" w16du:dateUtc="2026-08-19T22:41:00Z">
            <w:rPr/>
          </w:rPrChange>
        </w:rPr>
        <w:instrText xml:space="preserve"> PAGEREF _Toc2 \h </w:instrText>
      </w:r>
      <w:r w:rsidRPr="00281062">
        <w:rPr>
          <w:color w:val="auto"/>
          <w:rPrChange w:id="93" w:author="Мария Савина" w:date="2026-08-20T00:41:00Z" w16du:dateUtc="2026-08-19T22:41:00Z">
            <w:rPr/>
          </w:rPrChange>
        </w:rPr>
      </w:r>
      <w:r w:rsidRPr="00281062">
        <w:rPr>
          <w:color w:val="auto"/>
          <w:rPrChange w:id="94" w:author="Мария Савина" w:date="2026-08-20T00:41:00Z" w16du:dateUtc="2026-08-19T22:41:00Z">
            <w:rPr/>
          </w:rPrChange>
        </w:rPr>
        <w:fldChar w:fldCharType="separate"/>
      </w:r>
      <w:r w:rsidRPr="00281062">
        <w:rPr>
          <w:rFonts w:eastAsia="Arial Unicode MS"/>
          <w:color w:val="auto"/>
          <w:rPrChange w:id="95" w:author="Мария Савина" w:date="2026-08-20T00:41:00Z" w16du:dateUtc="2026-08-19T22:41:00Z">
            <w:rPr>
              <w:rFonts w:eastAsia="Arial Unicode MS"/>
            </w:rPr>
          </w:rPrChange>
        </w:rPr>
        <w:t>4</w:t>
      </w:r>
      <w:r w:rsidRPr="00281062">
        <w:rPr>
          <w:color w:val="auto"/>
          <w:rPrChange w:id="96" w:author="Мария Савина" w:date="2026-08-20T00:41:00Z" w16du:dateUtc="2026-08-19T22:41:00Z">
            <w:rPr/>
          </w:rPrChange>
        </w:rPr>
        <w:fldChar w:fldCharType="end"/>
      </w:r>
    </w:p>
    <w:p w14:paraId="6E660018" w14:textId="2A0C40A4" w:rsidR="005D2742" w:rsidRPr="00281062" w:rsidRDefault="00000000" w:rsidP="005D2742">
      <w:pPr>
        <w:pStyle w:val="25"/>
        <w:rPr>
          <w:ins w:id="97" w:author="Мария Савина" w:date="2026-08-19T16:08:00Z" w16du:dateUtc="2026-08-19T14:08:00Z"/>
          <w:color w:val="auto"/>
          <w:rPrChange w:id="98" w:author="Мария Савина" w:date="2026-08-20T00:41:00Z" w16du:dateUtc="2026-08-19T22:41:00Z">
            <w:rPr>
              <w:ins w:id="99" w:author="Мария Савина" w:date="2026-08-19T16:08:00Z" w16du:dateUtc="2026-08-19T14:08:00Z"/>
            </w:rPr>
          </w:rPrChange>
        </w:rPr>
      </w:pPr>
      <w:r w:rsidRPr="00281062">
        <w:rPr>
          <w:rFonts w:eastAsia="Arial Unicode MS"/>
          <w:color w:val="auto"/>
          <w:rPrChange w:id="100" w:author="Мария Савина" w:date="2026-08-20T00:41:00Z" w16du:dateUtc="2026-08-19T22:41:00Z">
            <w:rPr>
              <w:rFonts w:eastAsia="Arial Unicode MS"/>
            </w:rPr>
          </w:rPrChange>
        </w:rPr>
        <w:t>Варианты использования (</w:t>
      </w:r>
      <w:proofErr w:type="spellStart"/>
      <w:r w:rsidRPr="00281062">
        <w:rPr>
          <w:rFonts w:eastAsia="Arial Unicode MS"/>
          <w:color w:val="auto"/>
          <w:rPrChange w:id="101" w:author="Мария Савина" w:date="2026-08-20T00:41:00Z" w16du:dateUtc="2026-08-19T22:41:00Z">
            <w:rPr>
              <w:rFonts w:eastAsia="Arial Unicode MS"/>
            </w:rPr>
          </w:rPrChange>
        </w:rPr>
        <w:t>use</w:t>
      </w:r>
      <w:proofErr w:type="spellEnd"/>
      <w:r w:rsidRPr="00281062">
        <w:rPr>
          <w:rFonts w:eastAsia="Arial Unicode MS"/>
          <w:color w:val="auto"/>
          <w:rPrChange w:id="102" w:author="Мария Савина" w:date="2026-08-20T00:41:00Z" w16du:dateUtc="2026-08-19T22:41:00Z">
            <w:rPr>
              <w:rFonts w:eastAsia="Arial Unicode MS"/>
            </w:rPr>
          </w:rPrChange>
        </w:rPr>
        <w:t xml:space="preserve"> </w:t>
      </w:r>
      <w:proofErr w:type="spellStart"/>
      <w:r w:rsidRPr="00281062">
        <w:rPr>
          <w:rFonts w:eastAsia="Arial Unicode MS"/>
          <w:color w:val="auto"/>
          <w:rPrChange w:id="103" w:author="Мария Савина" w:date="2026-08-20T00:41:00Z" w16du:dateUtc="2026-08-19T22:41:00Z">
            <w:rPr>
              <w:rFonts w:eastAsia="Arial Unicode MS"/>
            </w:rPr>
          </w:rPrChange>
        </w:rPr>
        <w:t>cases</w:t>
      </w:r>
      <w:proofErr w:type="spellEnd"/>
      <w:r w:rsidRPr="00281062">
        <w:rPr>
          <w:rFonts w:eastAsia="Arial Unicode MS"/>
          <w:color w:val="auto"/>
          <w:rPrChange w:id="104" w:author="Мария Савина" w:date="2026-08-20T00:41:00Z" w16du:dateUtc="2026-08-19T22:41:00Z">
            <w:rPr>
              <w:rFonts w:eastAsia="Arial Unicode MS"/>
            </w:rPr>
          </w:rPrChange>
        </w:rPr>
        <w:t>)</w:t>
      </w:r>
      <w:r w:rsidRPr="00281062">
        <w:rPr>
          <w:rFonts w:eastAsia="Arial Unicode MS"/>
          <w:color w:val="auto"/>
          <w:rPrChange w:id="105" w:author="Мария Савина" w:date="2026-08-20T00:41:00Z" w16du:dateUtc="2026-08-19T22:41:00Z">
            <w:rPr>
              <w:rFonts w:eastAsia="Arial Unicode MS"/>
            </w:rPr>
          </w:rPrChange>
        </w:rPr>
        <w:tab/>
      </w:r>
      <w:r w:rsidRPr="00281062">
        <w:rPr>
          <w:color w:val="auto"/>
          <w:rPrChange w:id="106" w:author="Мария Савина" w:date="2026-08-20T00:41:00Z" w16du:dateUtc="2026-08-19T22:41:00Z">
            <w:rPr/>
          </w:rPrChange>
        </w:rPr>
        <w:fldChar w:fldCharType="begin"/>
      </w:r>
      <w:r w:rsidRPr="00281062">
        <w:rPr>
          <w:color w:val="auto"/>
          <w:rPrChange w:id="107" w:author="Мария Савина" w:date="2026-08-20T00:41:00Z" w16du:dateUtc="2026-08-19T22:41:00Z">
            <w:rPr/>
          </w:rPrChange>
        </w:rPr>
        <w:instrText xml:space="preserve"> PAGEREF _Toc3 \h </w:instrText>
      </w:r>
      <w:r w:rsidRPr="00281062">
        <w:rPr>
          <w:color w:val="auto"/>
          <w:rPrChange w:id="108" w:author="Мария Савина" w:date="2026-08-20T00:41:00Z" w16du:dateUtc="2026-08-19T22:41:00Z">
            <w:rPr/>
          </w:rPrChange>
        </w:rPr>
      </w:r>
      <w:r w:rsidRPr="00281062">
        <w:rPr>
          <w:color w:val="auto"/>
          <w:rPrChange w:id="109" w:author="Мария Савина" w:date="2026-08-20T00:41:00Z" w16du:dateUtc="2026-08-19T22:41:00Z">
            <w:rPr/>
          </w:rPrChange>
        </w:rPr>
        <w:fldChar w:fldCharType="separate"/>
      </w:r>
      <w:r w:rsidRPr="00281062">
        <w:rPr>
          <w:rFonts w:eastAsia="Arial Unicode MS"/>
          <w:color w:val="auto"/>
          <w:rPrChange w:id="110" w:author="Мария Савина" w:date="2026-08-20T00:41:00Z" w16du:dateUtc="2026-08-19T22:41:00Z">
            <w:rPr>
              <w:rFonts w:eastAsia="Arial Unicode MS"/>
            </w:rPr>
          </w:rPrChange>
        </w:rPr>
        <w:t>4</w:t>
      </w:r>
      <w:r w:rsidRPr="00281062">
        <w:rPr>
          <w:color w:val="auto"/>
          <w:rPrChange w:id="111" w:author="Мария Савина" w:date="2026-08-20T00:41:00Z" w16du:dateUtc="2026-08-19T22:41:00Z">
            <w:rPr/>
          </w:rPrChange>
        </w:rPr>
        <w:fldChar w:fldCharType="end"/>
      </w:r>
    </w:p>
    <w:p w14:paraId="4A4271E5" w14:textId="61409913" w:rsidR="005D2742" w:rsidRPr="00281062" w:rsidRDefault="005D2742" w:rsidP="005D2742">
      <w:pPr>
        <w:pStyle w:val="25"/>
        <w:ind w:left="0"/>
        <w:rPr>
          <w:ins w:id="112" w:author="Мария Савина" w:date="2026-08-19T16:08:00Z" w16du:dateUtc="2026-08-19T14:08:00Z"/>
          <w:color w:val="auto"/>
          <w:rPrChange w:id="113" w:author="Мария Савина" w:date="2026-08-20T00:41:00Z" w16du:dateUtc="2026-08-19T22:41:00Z">
            <w:rPr>
              <w:ins w:id="114" w:author="Мария Савина" w:date="2026-08-19T16:08:00Z" w16du:dateUtc="2026-08-19T14:08:00Z"/>
            </w:rPr>
          </w:rPrChange>
        </w:rPr>
      </w:pPr>
      <w:ins w:id="115" w:author="Мария Савина" w:date="2026-08-19T16:08:00Z" w16du:dateUtc="2026-08-19T14:08:00Z">
        <w:r w:rsidRPr="00281062">
          <w:rPr>
            <w:color w:val="auto"/>
            <w:rPrChange w:id="116" w:author="Мария Савина" w:date="2026-08-20T00:41:00Z" w16du:dateUtc="2026-08-19T22:41:00Z">
              <w:rPr/>
            </w:rPrChange>
          </w:rPr>
          <w:t>Описание архитектуры решения и дизайна</w:t>
        </w:r>
      </w:ins>
    </w:p>
    <w:p w14:paraId="070C4F05" w14:textId="5FE7EB7D" w:rsidR="005D2742" w:rsidRPr="00281062" w:rsidRDefault="005D2742" w:rsidP="005D2742">
      <w:pPr>
        <w:pStyle w:val="25"/>
        <w:rPr>
          <w:ins w:id="117" w:author="Мария Савина" w:date="2026-08-19T16:08:00Z"/>
          <w:color w:val="auto"/>
          <w:rPrChange w:id="118" w:author="Мария Савина" w:date="2026-08-20T00:41:00Z" w16du:dateUtc="2026-08-19T22:41:00Z">
            <w:rPr>
              <w:ins w:id="119" w:author="Мария Савина" w:date="2026-08-19T16:08:00Z"/>
            </w:rPr>
          </w:rPrChange>
        </w:rPr>
        <w:pPrChange w:id="120" w:author="Мария Савина" w:date="2026-08-19T16:08:00Z" w16du:dateUtc="2026-08-19T14:08:00Z">
          <w:pPr>
            <w:pStyle w:val="25"/>
            <w:numPr>
              <w:numId w:val="15"/>
            </w:numPr>
            <w:tabs>
              <w:tab w:val="num" w:pos="720"/>
            </w:tabs>
            <w:ind w:left="720" w:hanging="360"/>
          </w:pPr>
        </w:pPrChange>
      </w:pPr>
      <w:ins w:id="121" w:author="Мария Савина" w:date="2026-08-19T16:08:00Z">
        <w:r w:rsidRPr="00281062">
          <w:rPr>
            <w:color w:val="auto"/>
            <w:rPrChange w:id="122" w:author="Мария Савина" w:date="2026-08-20T00:41:00Z" w16du:dateUtc="2026-08-19T22:41:00Z">
              <w:rPr/>
            </w:rPrChange>
          </w:rPr>
          <w:t>Модель TO BE-процесса</w:t>
        </w:r>
      </w:ins>
    </w:p>
    <w:p w14:paraId="7E401594" w14:textId="77777777" w:rsidR="005D2742" w:rsidRPr="00281062" w:rsidRDefault="005D2742" w:rsidP="005D2742">
      <w:pPr>
        <w:pStyle w:val="25"/>
        <w:rPr>
          <w:ins w:id="123" w:author="Мария Савина" w:date="2026-08-19T16:08:00Z"/>
          <w:color w:val="auto"/>
          <w:rPrChange w:id="124" w:author="Мария Савина" w:date="2026-08-20T00:41:00Z" w16du:dateUtc="2026-08-19T22:41:00Z">
            <w:rPr>
              <w:ins w:id="125" w:author="Мария Савина" w:date="2026-08-19T16:08:00Z"/>
            </w:rPr>
          </w:rPrChange>
        </w:rPr>
        <w:pPrChange w:id="126" w:author="Мария Савина" w:date="2026-08-19T16:08:00Z" w16du:dateUtc="2026-08-19T14:08:00Z">
          <w:pPr>
            <w:pStyle w:val="25"/>
            <w:numPr>
              <w:numId w:val="15"/>
            </w:numPr>
            <w:tabs>
              <w:tab w:val="num" w:pos="720"/>
            </w:tabs>
            <w:ind w:left="720" w:hanging="360"/>
          </w:pPr>
        </w:pPrChange>
      </w:pPr>
      <w:ins w:id="127" w:author="Мария Савина" w:date="2026-08-19T16:08:00Z">
        <w:r w:rsidRPr="00281062">
          <w:rPr>
            <w:color w:val="auto"/>
            <w:rPrChange w:id="128" w:author="Мария Савина" w:date="2026-08-20T00:41:00Z" w16du:dateUtc="2026-08-19T22:41:00Z">
              <w:rPr/>
            </w:rPrChange>
          </w:rPr>
          <w:t>Диаграмма классов</w:t>
        </w:r>
      </w:ins>
    </w:p>
    <w:p w14:paraId="7B88D9C1" w14:textId="77777777" w:rsidR="005D2742" w:rsidRPr="00281062" w:rsidRDefault="005D2742" w:rsidP="005D2742">
      <w:pPr>
        <w:pStyle w:val="25"/>
        <w:rPr>
          <w:ins w:id="129" w:author="Мария Савина" w:date="2026-08-19T16:08:00Z"/>
          <w:color w:val="auto"/>
          <w:rPrChange w:id="130" w:author="Мария Савина" w:date="2026-08-20T00:41:00Z" w16du:dateUtc="2026-08-19T22:41:00Z">
            <w:rPr>
              <w:ins w:id="131" w:author="Мария Савина" w:date="2026-08-19T16:08:00Z"/>
            </w:rPr>
          </w:rPrChange>
        </w:rPr>
        <w:pPrChange w:id="132" w:author="Мария Савина" w:date="2026-08-19T16:08:00Z" w16du:dateUtc="2026-08-19T14:08:00Z">
          <w:pPr>
            <w:pStyle w:val="25"/>
            <w:numPr>
              <w:numId w:val="15"/>
            </w:numPr>
            <w:tabs>
              <w:tab w:val="num" w:pos="720"/>
            </w:tabs>
            <w:ind w:left="720" w:hanging="360"/>
          </w:pPr>
        </w:pPrChange>
      </w:pPr>
      <w:ins w:id="133" w:author="Мария Савина" w:date="2026-08-19T16:08:00Z">
        <w:r w:rsidRPr="00281062">
          <w:rPr>
            <w:color w:val="auto"/>
            <w:rPrChange w:id="134" w:author="Мария Савина" w:date="2026-08-20T00:41:00Z" w16du:dateUtc="2026-08-19T22:41:00Z">
              <w:rPr/>
            </w:rPrChange>
          </w:rPr>
          <w:t>Диаграмма объектов</w:t>
        </w:r>
      </w:ins>
    </w:p>
    <w:p w14:paraId="4C16BF38" w14:textId="77777777" w:rsidR="005D2742" w:rsidRPr="00281062" w:rsidRDefault="005D2742" w:rsidP="005D2742">
      <w:pPr>
        <w:pStyle w:val="25"/>
        <w:rPr>
          <w:ins w:id="135" w:author="Мария Савина" w:date="2026-08-19T16:08:00Z" w16du:dateUtc="2026-08-19T14:08:00Z"/>
          <w:color w:val="auto"/>
          <w:rPrChange w:id="136" w:author="Мария Савина" w:date="2026-08-20T00:41:00Z" w16du:dateUtc="2026-08-19T22:41:00Z">
            <w:rPr>
              <w:ins w:id="137" w:author="Мария Савина" w:date="2026-08-19T16:08:00Z" w16du:dateUtc="2026-08-19T14:08:00Z"/>
            </w:rPr>
          </w:rPrChange>
        </w:rPr>
      </w:pPr>
      <w:ins w:id="138" w:author="Мария Савина" w:date="2026-08-19T16:08:00Z">
        <w:r w:rsidRPr="00281062">
          <w:rPr>
            <w:color w:val="auto"/>
            <w:rPrChange w:id="139" w:author="Мария Савина" w:date="2026-08-20T00:41:00Z" w16du:dateUtc="2026-08-19T22:41:00Z">
              <w:rPr/>
            </w:rPrChange>
          </w:rPr>
          <w:t>Прототип</w:t>
        </w:r>
      </w:ins>
    </w:p>
    <w:p w14:paraId="160837D1" w14:textId="308CA32C" w:rsidR="005D2742" w:rsidRPr="00281062" w:rsidRDefault="005D2742" w:rsidP="005D2742">
      <w:pPr>
        <w:pStyle w:val="25"/>
        <w:ind w:left="0"/>
        <w:rPr>
          <w:color w:val="auto"/>
          <w:rPrChange w:id="140" w:author="Мария Савина" w:date="2026-08-20T00:41:00Z" w16du:dateUtc="2026-08-19T22:41:00Z">
            <w:rPr/>
          </w:rPrChange>
        </w:rPr>
        <w:pPrChange w:id="141" w:author="Мария Савина" w:date="2026-08-19T16:08:00Z" w16du:dateUtc="2026-08-19T14:08:00Z">
          <w:pPr>
            <w:pStyle w:val="25"/>
          </w:pPr>
        </w:pPrChange>
      </w:pPr>
      <w:ins w:id="142" w:author="Мария Савина" w:date="2026-08-19T16:08:00Z" w16du:dateUtc="2026-08-19T14:08:00Z">
        <w:r w:rsidRPr="00281062">
          <w:rPr>
            <w:color w:val="auto"/>
            <w:rPrChange w:id="143" w:author="Мария Савина" w:date="2026-08-20T00:41:00Z" w16du:dateUtc="2026-08-19T22:41:00Z">
              <w:rPr/>
            </w:rPrChange>
          </w:rPr>
          <w:t>Критерии приемки и решения</w:t>
        </w:r>
      </w:ins>
    </w:p>
    <w:p w14:paraId="3EB624D4" w14:textId="77777777" w:rsidR="009A0F1B" w:rsidRPr="00281062" w:rsidRDefault="00000000">
      <w:pPr>
        <w:pStyle w:val="13"/>
        <w:rPr>
          <w:color w:val="auto"/>
          <w:rPrChange w:id="144" w:author="Мария Савина" w:date="2026-08-20T00:41:00Z" w16du:dateUtc="2026-08-19T22:41:00Z">
            <w:rPr/>
          </w:rPrChange>
        </w:rPr>
      </w:pPr>
      <w:r w:rsidRPr="00281062">
        <w:rPr>
          <w:rFonts w:eastAsia="Arial Unicode MS"/>
          <w:color w:val="auto"/>
          <w:rPrChange w:id="145" w:author="Мария Савина" w:date="2026-08-20T00:41:00Z" w16du:dateUtc="2026-08-19T22:41:00Z">
            <w:rPr>
              <w:rFonts w:eastAsia="Arial Unicode MS"/>
            </w:rPr>
          </w:rPrChange>
        </w:rPr>
        <w:t>Возможные риски и ограничения</w:t>
      </w:r>
      <w:r w:rsidRPr="00281062">
        <w:rPr>
          <w:rFonts w:eastAsia="Arial Unicode MS"/>
          <w:color w:val="auto"/>
          <w:rPrChange w:id="146" w:author="Мария Савина" w:date="2026-08-20T00:41:00Z" w16du:dateUtc="2026-08-19T22:41:00Z">
            <w:rPr>
              <w:rFonts w:eastAsia="Arial Unicode MS"/>
            </w:rPr>
          </w:rPrChange>
        </w:rPr>
        <w:tab/>
      </w:r>
      <w:r w:rsidRPr="00281062">
        <w:rPr>
          <w:color w:val="auto"/>
          <w:rPrChange w:id="147" w:author="Мария Савина" w:date="2026-08-20T00:41:00Z" w16du:dateUtc="2026-08-19T22:41:00Z">
            <w:rPr/>
          </w:rPrChange>
        </w:rPr>
        <w:fldChar w:fldCharType="begin"/>
      </w:r>
      <w:r w:rsidRPr="00281062">
        <w:rPr>
          <w:color w:val="auto"/>
          <w:rPrChange w:id="148" w:author="Мария Савина" w:date="2026-08-20T00:41:00Z" w16du:dateUtc="2026-08-19T22:41:00Z">
            <w:rPr/>
          </w:rPrChange>
        </w:rPr>
        <w:instrText xml:space="preserve"> PAGEREF _Toc4 \h </w:instrText>
      </w:r>
      <w:r w:rsidRPr="00281062">
        <w:rPr>
          <w:color w:val="auto"/>
          <w:rPrChange w:id="149" w:author="Мария Савина" w:date="2026-08-20T00:41:00Z" w16du:dateUtc="2026-08-19T22:41:00Z">
            <w:rPr/>
          </w:rPrChange>
        </w:rPr>
      </w:r>
      <w:r w:rsidRPr="00281062">
        <w:rPr>
          <w:color w:val="auto"/>
          <w:rPrChange w:id="150" w:author="Мария Савина" w:date="2026-08-20T00:41:00Z" w16du:dateUtc="2026-08-19T22:41:00Z">
            <w:rPr/>
          </w:rPrChange>
        </w:rPr>
        <w:fldChar w:fldCharType="separate"/>
      </w:r>
      <w:r w:rsidRPr="00281062">
        <w:rPr>
          <w:rFonts w:eastAsia="Arial Unicode MS"/>
          <w:color w:val="auto"/>
          <w:rPrChange w:id="151" w:author="Мария Савина" w:date="2026-08-20T00:41:00Z" w16du:dateUtc="2026-08-19T22:41:00Z">
            <w:rPr>
              <w:rFonts w:eastAsia="Arial Unicode MS"/>
            </w:rPr>
          </w:rPrChange>
        </w:rPr>
        <w:t>5</w:t>
      </w:r>
      <w:r w:rsidRPr="00281062">
        <w:rPr>
          <w:color w:val="auto"/>
          <w:rPrChange w:id="152" w:author="Мария Савина" w:date="2026-08-20T00:41:00Z" w16du:dateUtc="2026-08-19T22:41:00Z">
            <w:rPr/>
          </w:rPrChange>
        </w:rPr>
        <w:fldChar w:fldCharType="end"/>
      </w:r>
    </w:p>
    <w:p w14:paraId="6CAFA358" w14:textId="77777777" w:rsidR="009A0F1B" w:rsidRPr="00281062" w:rsidRDefault="00000000">
      <w:pPr>
        <w:pStyle w:val="13"/>
        <w:rPr>
          <w:color w:val="auto"/>
          <w:rPrChange w:id="153" w:author="Мария Савина" w:date="2026-08-20T00:41:00Z" w16du:dateUtc="2026-08-19T22:41:00Z">
            <w:rPr/>
          </w:rPrChange>
        </w:rPr>
      </w:pPr>
      <w:r w:rsidRPr="00281062">
        <w:rPr>
          <w:rFonts w:eastAsia="Arial Unicode MS"/>
          <w:color w:val="auto"/>
          <w:rPrChange w:id="154" w:author="Мария Савина" w:date="2026-08-20T00:41:00Z" w16du:dateUtc="2026-08-19T22:41:00Z">
            <w:rPr>
              <w:rFonts w:eastAsia="Arial Unicode MS"/>
            </w:rPr>
          </w:rPrChange>
        </w:rPr>
        <w:t>Приложение</w:t>
      </w:r>
      <w:r w:rsidRPr="00281062">
        <w:rPr>
          <w:rFonts w:eastAsia="Arial Unicode MS"/>
          <w:color w:val="auto"/>
          <w:rPrChange w:id="155" w:author="Мария Савина" w:date="2026-08-20T00:41:00Z" w16du:dateUtc="2026-08-19T22:41:00Z">
            <w:rPr>
              <w:rFonts w:eastAsia="Arial Unicode MS"/>
            </w:rPr>
          </w:rPrChange>
        </w:rPr>
        <w:tab/>
      </w:r>
      <w:r w:rsidRPr="00281062">
        <w:rPr>
          <w:color w:val="auto"/>
          <w:rPrChange w:id="156" w:author="Мария Савина" w:date="2026-08-20T00:41:00Z" w16du:dateUtc="2026-08-19T22:41:00Z">
            <w:rPr/>
          </w:rPrChange>
        </w:rPr>
        <w:fldChar w:fldCharType="begin"/>
      </w:r>
      <w:r w:rsidRPr="00281062">
        <w:rPr>
          <w:color w:val="auto"/>
          <w:rPrChange w:id="157" w:author="Мария Савина" w:date="2026-08-20T00:41:00Z" w16du:dateUtc="2026-08-19T22:41:00Z">
            <w:rPr/>
          </w:rPrChange>
        </w:rPr>
        <w:instrText xml:space="preserve"> PAGEREF _Toc5 \h </w:instrText>
      </w:r>
      <w:r w:rsidRPr="00281062">
        <w:rPr>
          <w:color w:val="auto"/>
          <w:rPrChange w:id="158" w:author="Мария Савина" w:date="2026-08-20T00:41:00Z" w16du:dateUtc="2026-08-19T22:41:00Z">
            <w:rPr/>
          </w:rPrChange>
        </w:rPr>
      </w:r>
      <w:r w:rsidRPr="00281062">
        <w:rPr>
          <w:color w:val="auto"/>
          <w:rPrChange w:id="159" w:author="Мария Савина" w:date="2026-08-20T00:41:00Z" w16du:dateUtc="2026-08-19T22:41:00Z">
            <w:rPr/>
          </w:rPrChange>
        </w:rPr>
        <w:fldChar w:fldCharType="separate"/>
      </w:r>
      <w:r w:rsidRPr="00281062">
        <w:rPr>
          <w:rFonts w:eastAsia="Arial Unicode MS"/>
          <w:color w:val="auto"/>
          <w:rPrChange w:id="160" w:author="Мария Савина" w:date="2026-08-20T00:41:00Z" w16du:dateUtc="2026-08-19T22:41:00Z">
            <w:rPr>
              <w:rFonts w:eastAsia="Arial Unicode MS"/>
            </w:rPr>
          </w:rPrChange>
        </w:rPr>
        <w:t>6</w:t>
      </w:r>
      <w:r w:rsidRPr="00281062">
        <w:rPr>
          <w:color w:val="auto"/>
          <w:rPrChange w:id="161" w:author="Мария Савина" w:date="2026-08-20T00:41:00Z" w16du:dateUtc="2026-08-19T22:41:00Z">
            <w:rPr/>
          </w:rPrChange>
        </w:rPr>
        <w:fldChar w:fldCharType="end"/>
      </w:r>
    </w:p>
    <w:p w14:paraId="291A4801" w14:textId="77777777" w:rsidR="009A0F1B" w:rsidRPr="00281062" w:rsidRDefault="00000000">
      <w:pPr>
        <w:rPr>
          <w:rFonts w:cs="Times New Roman"/>
          <w:b/>
          <w:bCs/>
          <w:color w:val="auto"/>
          <w:rPrChange w:id="162" w:author="Мария Савина" w:date="2026-08-20T00:41:00Z" w16du:dateUtc="2026-08-19T22:41:00Z">
            <w:rPr>
              <w:rFonts w:cs="Times New Roman"/>
              <w:b/>
              <w:bCs/>
            </w:rPr>
          </w:rPrChange>
        </w:rPr>
      </w:pPr>
      <w:r w:rsidRPr="00281062">
        <w:rPr>
          <w:rFonts w:cs="Times New Roman"/>
          <w:color w:val="auto"/>
          <w:rPrChange w:id="163" w:author="Мария Савина" w:date="2026-08-20T00:41:00Z" w16du:dateUtc="2026-08-19T22:41:00Z">
            <w:rPr>
              <w:rFonts w:cs="Times New Roman"/>
              <w:color w:val="2F5496"/>
            </w:rPr>
          </w:rPrChange>
        </w:rPr>
        <w:fldChar w:fldCharType="end"/>
      </w:r>
    </w:p>
    <w:p w14:paraId="70490A87" w14:textId="77777777" w:rsidR="009A0F1B" w:rsidRPr="00281062" w:rsidRDefault="00000000">
      <w:pPr>
        <w:rPr>
          <w:rFonts w:cs="Times New Roman"/>
          <w:color w:val="auto"/>
          <w:rPrChange w:id="164" w:author="Мария Савина" w:date="2026-08-20T00:41:00Z" w16du:dateUtc="2026-08-19T22:41:00Z">
            <w:rPr>
              <w:rFonts w:cs="Times New Roman"/>
            </w:rPr>
          </w:rPrChange>
        </w:rPr>
      </w:pPr>
      <w:r w:rsidRPr="00281062">
        <w:rPr>
          <w:rFonts w:cs="Times New Roman"/>
          <w:color w:val="auto"/>
          <w:rPrChange w:id="165" w:author="Мария Савина" w:date="2026-08-20T00:41:00Z" w16du:dateUtc="2026-08-19T22:41:00Z">
            <w:rPr>
              <w:rFonts w:ascii="Arial Unicode MS" w:hAnsi="Arial Unicode MS"/>
            </w:rPr>
          </w:rPrChange>
        </w:rPr>
        <w:br w:type="page" w:clear="all"/>
      </w:r>
    </w:p>
    <w:p w14:paraId="3D25D7C7" w14:textId="77777777" w:rsidR="009A0F1B" w:rsidRPr="00281062" w:rsidRDefault="00000000">
      <w:pPr>
        <w:pStyle w:val="10"/>
        <w:rPr>
          <w:color w:val="auto"/>
          <w:rPrChange w:id="166" w:author="Мария Савина" w:date="2026-08-20T00:41:00Z" w16du:dateUtc="2026-08-19T22:41:00Z">
            <w:rPr/>
          </w:rPrChange>
        </w:rPr>
      </w:pPr>
      <w:bookmarkStart w:id="167" w:name="_gjdgxs"/>
      <w:bookmarkStart w:id="168" w:name="_Toc"/>
      <w:bookmarkEnd w:id="167"/>
      <w:r w:rsidRPr="00281062">
        <w:rPr>
          <w:rFonts w:eastAsia="Arial Unicode MS"/>
          <w:color w:val="auto"/>
          <w:rPrChange w:id="169" w:author="Мария Савина" w:date="2026-08-20T00:41:00Z" w16du:dateUtc="2026-08-19T22:41:00Z">
            <w:rPr>
              <w:rFonts w:eastAsia="Arial Unicode MS" w:cs="Arial Unicode MS"/>
            </w:rPr>
          </w:rPrChange>
        </w:rPr>
        <w:lastRenderedPageBreak/>
        <w:t>Введение</w:t>
      </w:r>
      <w:bookmarkEnd w:id="168"/>
    </w:p>
    <w:p w14:paraId="6D4E39C9" w14:textId="77777777" w:rsidR="00681E48" w:rsidRPr="00281062" w:rsidRDefault="00681E48" w:rsidP="00681E48">
      <w:pPr>
        <w:pStyle w:val="10"/>
        <w:rPr>
          <w:ins w:id="170" w:author="Мария Савина" w:date="2026-08-19T15:59:00Z"/>
          <w:b w:val="0"/>
          <w:bCs w:val="0"/>
          <w:color w:val="auto"/>
          <w:sz w:val="24"/>
          <w:szCs w:val="24"/>
          <w:shd w:val="clear" w:color="auto" w:fill="FFFFFF"/>
          <w:rPrChange w:id="171" w:author="Мария Савина" w:date="2026-08-20T00:41:00Z" w16du:dateUtc="2026-08-19T22:41:00Z">
            <w:rPr>
              <w:ins w:id="172" w:author="Мария Савина" w:date="2026-08-19T15:59:00Z"/>
              <w:i/>
              <w:iCs/>
              <w:color w:val="595959"/>
              <w:shd w:val="clear" w:color="auto" w:fill="FFFFFF"/>
            </w:rPr>
          </w:rPrChange>
        </w:rPr>
      </w:pPr>
      <w:bookmarkStart w:id="173" w:name="_j0zll"/>
      <w:bookmarkEnd w:id="173"/>
      <w:ins w:id="174" w:author="Мария Савина" w:date="2026-08-19T15:59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175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Магазин стройматериалов и товаров для дома «Переделкино» работает на рынке более 10 лет. Компания имеет два оффлайн-магазина (Москва и Новосибирск) и собственный сайт интернет-магазина, запущенный в 2020 году.</w:t>
        </w:r>
      </w:ins>
    </w:p>
    <w:p w14:paraId="6D0BBE6A" w14:textId="77777777" w:rsidR="00681E48" w:rsidRPr="00281062" w:rsidRDefault="00681E48" w:rsidP="00681E48">
      <w:pPr>
        <w:pStyle w:val="10"/>
        <w:rPr>
          <w:ins w:id="176" w:author="Мария Савина" w:date="2026-08-19T15:59:00Z"/>
          <w:b w:val="0"/>
          <w:bCs w:val="0"/>
          <w:color w:val="auto"/>
          <w:sz w:val="24"/>
          <w:szCs w:val="24"/>
          <w:shd w:val="clear" w:color="auto" w:fill="FFFFFF"/>
          <w:rPrChange w:id="177" w:author="Мария Савина" w:date="2026-08-20T00:41:00Z" w16du:dateUtc="2026-08-19T22:41:00Z">
            <w:rPr>
              <w:ins w:id="178" w:author="Мария Савина" w:date="2026-08-19T15:59:00Z"/>
              <w:i/>
              <w:iCs/>
              <w:color w:val="595959"/>
              <w:shd w:val="clear" w:color="auto" w:fill="FFFFFF"/>
            </w:rPr>
          </w:rPrChange>
        </w:rPr>
      </w:pPr>
      <w:ins w:id="179" w:author="Мария Савина" w:date="2026-08-19T15:59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180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В ходе обследования, проведённого в рамках первой части дипломного проекта, были выявлены следующие проблемы текущего процесса оформления и обработки онлайн-заказов:</w:t>
        </w:r>
      </w:ins>
    </w:p>
    <w:p w14:paraId="7694E602" w14:textId="77777777" w:rsidR="00681E48" w:rsidRPr="00281062" w:rsidRDefault="00681E48" w:rsidP="00681E48">
      <w:pPr>
        <w:pStyle w:val="10"/>
        <w:numPr>
          <w:ilvl w:val="0"/>
          <w:numId w:val="14"/>
        </w:numPr>
        <w:rPr>
          <w:ins w:id="181" w:author="Мария Савина" w:date="2026-08-19T15:59:00Z"/>
          <w:b w:val="0"/>
          <w:bCs w:val="0"/>
          <w:color w:val="auto"/>
          <w:sz w:val="24"/>
          <w:szCs w:val="24"/>
          <w:shd w:val="clear" w:color="auto" w:fill="FFFFFF"/>
          <w:rPrChange w:id="182" w:author="Мария Савина" w:date="2026-08-20T00:41:00Z" w16du:dateUtc="2026-08-19T22:41:00Z">
            <w:rPr>
              <w:ins w:id="183" w:author="Мария Савина" w:date="2026-08-19T15:59:00Z"/>
              <w:i/>
              <w:iCs/>
              <w:color w:val="595959"/>
              <w:shd w:val="clear" w:color="auto" w:fill="FFFFFF"/>
            </w:rPr>
          </w:rPrChange>
        </w:rPr>
      </w:pPr>
      <w:ins w:id="184" w:author="Мария Савина" w:date="2026-08-19T15:59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185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Ручная обработка заказов. Администратор тратит до 40% рабочего времени на звонки клиентам и складу.</w:t>
        </w:r>
      </w:ins>
    </w:p>
    <w:p w14:paraId="4948E485" w14:textId="77777777" w:rsidR="00681E48" w:rsidRPr="00281062" w:rsidRDefault="00681E48" w:rsidP="00681E48">
      <w:pPr>
        <w:pStyle w:val="10"/>
        <w:numPr>
          <w:ilvl w:val="0"/>
          <w:numId w:val="14"/>
        </w:numPr>
        <w:rPr>
          <w:ins w:id="186" w:author="Мария Савина" w:date="2026-08-19T15:59:00Z"/>
          <w:b w:val="0"/>
          <w:bCs w:val="0"/>
          <w:color w:val="auto"/>
          <w:sz w:val="24"/>
          <w:szCs w:val="24"/>
          <w:shd w:val="clear" w:color="auto" w:fill="FFFFFF"/>
          <w:rPrChange w:id="187" w:author="Мария Савина" w:date="2026-08-20T00:41:00Z" w16du:dateUtc="2026-08-19T22:41:00Z">
            <w:rPr>
              <w:ins w:id="188" w:author="Мария Савина" w:date="2026-08-19T15:59:00Z"/>
              <w:i/>
              <w:iCs/>
              <w:color w:val="595959"/>
              <w:shd w:val="clear" w:color="auto" w:fill="FFFFFF"/>
            </w:rPr>
          </w:rPrChange>
        </w:rPr>
      </w:pPr>
      <w:ins w:id="189" w:author="Мария Савина" w:date="2026-08-19T15:59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190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Отсутствие интеграции со складской системой. Клиент не видит реальное наличие товаров на сайте.</w:t>
        </w:r>
      </w:ins>
    </w:p>
    <w:p w14:paraId="0C739DA8" w14:textId="77777777" w:rsidR="00681E48" w:rsidRPr="00281062" w:rsidRDefault="00681E48" w:rsidP="00681E48">
      <w:pPr>
        <w:pStyle w:val="10"/>
        <w:numPr>
          <w:ilvl w:val="0"/>
          <w:numId w:val="14"/>
        </w:numPr>
        <w:rPr>
          <w:ins w:id="191" w:author="Мария Савина" w:date="2026-08-19T15:59:00Z"/>
          <w:b w:val="0"/>
          <w:bCs w:val="0"/>
          <w:color w:val="auto"/>
          <w:sz w:val="24"/>
          <w:szCs w:val="24"/>
          <w:shd w:val="clear" w:color="auto" w:fill="FFFFFF"/>
          <w:rPrChange w:id="192" w:author="Мария Савина" w:date="2026-08-20T00:41:00Z" w16du:dateUtc="2026-08-19T22:41:00Z">
            <w:rPr>
              <w:ins w:id="193" w:author="Мария Савина" w:date="2026-08-19T15:59:00Z"/>
              <w:i/>
              <w:iCs/>
              <w:color w:val="595959"/>
              <w:shd w:val="clear" w:color="auto" w:fill="FFFFFF"/>
            </w:rPr>
          </w:rPrChange>
        </w:rPr>
      </w:pPr>
      <w:ins w:id="194" w:author="Мария Савина" w:date="2026-08-19T15:59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195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Нет автоматических уведомлений. Клиент не знает статус заказа, что вызывает тревогу и дополнительные звонки в магазин.</w:t>
        </w:r>
      </w:ins>
    </w:p>
    <w:p w14:paraId="4A73F99E" w14:textId="77777777" w:rsidR="00681E48" w:rsidRPr="00281062" w:rsidRDefault="00681E48" w:rsidP="00681E48">
      <w:pPr>
        <w:pStyle w:val="10"/>
        <w:numPr>
          <w:ilvl w:val="0"/>
          <w:numId w:val="14"/>
        </w:numPr>
        <w:rPr>
          <w:ins w:id="196" w:author="Мария Савина" w:date="2026-08-19T15:59:00Z"/>
          <w:b w:val="0"/>
          <w:bCs w:val="0"/>
          <w:color w:val="auto"/>
          <w:sz w:val="24"/>
          <w:szCs w:val="24"/>
          <w:shd w:val="clear" w:color="auto" w:fill="FFFFFF"/>
          <w:rPrChange w:id="197" w:author="Мария Савина" w:date="2026-08-20T00:41:00Z" w16du:dateUtc="2026-08-19T22:41:00Z">
            <w:rPr>
              <w:ins w:id="198" w:author="Мария Савина" w:date="2026-08-19T15:59:00Z"/>
              <w:i/>
              <w:iCs/>
              <w:color w:val="595959"/>
              <w:shd w:val="clear" w:color="auto" w:fill="FFFFFF"/>
            </w:rPr>
          </w:rPrChange>
        </w:rPr>
      </w:pPr>
      <w:ins w:id="199" w:author="Мария Савина" w:date="2026-08-19T15:59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00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Нет личного кабинета. Клиент вынужден каждый раз вводить данные заново, что снижает количество повторных покупок.</w:t>
        </w:r>
      </w:ins>
    </w:p>
    <w:p w14:paraId="5E3BF618" w14:textId="77777777" w:rsidR="00681E48" w:rsidRPr="00281062" w:rsidRDefault="00681E48" w:rsidP="00681E48">
      <w:pPr>
        <w:pStyle w:val="10"/>
        <w:numPr>
          <w:ilvl w:val="0"/>
          <w:numId w:val="14"/>
        </w:numPr>
        <w:rPr>
          <w:ins w:id="201" w:author="Мария Савина" w:date="2026-08-19T15:59:00Z"/>
          <w:b w:val="0"/>
          <w:bCs w:val="0"/>
          <w:color w:val="auto"/>
          <w:sz w:val="24"/>
          <w:szCs w:val="24"/>
          <w:shd w:val="clear" w:color="auto" w:fill="FFFFFF"/>
          <w:rPrChange w:id="202" w:author="Мария Савина" w:date="2026-08-20T00:41:00Z" w16du:dateUtc="2026-08-19T22:41:00Z">
            <w:rPr>
              <w:ins w:id="203" w:author="Мария Савина" w:date="2026-08-19T15:59:00Z"/>
              <w:i/>
              <w:iCs/>
              <w:color w:val="595959"/>
              <w:shd w:val="clear" w:color="auto" w:fill="FFFFFF"/>
            </w:rPr>
          </w:rPrChange>
        </w:rPr>
      </w:pPr>
      <w:ins w:id="204" w:author="Мария Савина" w:date="2026-08-19T15:59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05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Промокоды не работают на сайте. Программа лояльности не запущена.</w:t>
        </w:r>
      </w:ins>
    </w:p>
    <w:p w14:paraId="3D5CCC70" w14:textId="77777777" w:rsidR="00681E48" w:rsidRPr="00281062" w:rsidRDefault="00681E48" w:rsidP="00681E48">
      <w:pPr>
        <w:pStyle w:val="10"/>
        <w:numPr>
          <w:ilvl w:val="0"/>
          <w:numId w:val="14"/>
        </w:numPr>
        <w:rPr>
          <w:ins w:id="206" w:author="Мария Савина" w:date="2026-08-19T15:59:00Z"/>
          <w:b w:val="0"/>
          <w:bCs w:val="0"/>
          <w:color w:val="auto"/>
          <w:sz w:val="24"/>
          <w:szCs w:val="24"/>
          <w:shd w:val="clear" w:color="auto" w:fill="FFFFFF"/>
          <w:rPrChange w:id="207" w:author="Мария Савина" w:date="2026-08-20T00:41:00Z" w16du:dateUtc="2026-08-19T22:41:00Z">
            <w:rPr>
              <w:ins w:id="208" w:author="Мария Савина" w:date="2026-08-19T15:59:00Z"/>
              <w:i/>
              <w:iCs/>
              <w:color w:val="595959"/>
              <w:shd w:val="clear" w:color="auto" w:fill="FFFFFF"/>
            </w:rPr>
          </w:rPrChange>
        </w:rPr>
      </w:pPr>
      <w:ins w:id="209" w:author="Мария Савина" w:date="2026-08-19T15:59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10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Ручной возврат денежных средств. Управляющий вручную осуществляет возврат через ЛК сервиса оплаты.</w:t>
        </w:r>
      </w:ins>
    </w:p>
    <w:p w14:paraId="2C91D4C4" w14:textId="77777777" w:rsidR="005D2742" w:rsidRPr="00281062" w:rsidRDefault="005D2742">
      <w:pPr>
        <w:spacing w:before="280" w:after="280" w:line="240" w:lineRule="auto"/>
        <w:rPr>
          <w:ins w:id="211" w:author="Мария Савина" w:date="2026-08-19T16:10:00Z" w16du:dateUtc="2026-08-19T14:10:00Z"/>
          <w:rFonts w:cs="Times New Roman"/>
          <w:b/>
          <w:bCs/>
          <w:color w:val="auto"/>
          <w:shd w:val="clear" w:color="auto" w:fill="FFFFFF"/>
          <w:rPrChange w:id="212" w:author="Мария Савина" w:date="2026-08-20T00:41:00Z" w16du:dateUtc="2026-08-19T22:41:00Z">
            <w:rPr>
              <w:ins w:id="213" w:author="Мария Савина" w:date="2026-08-19T16:10:00Z" w16du:dateUtc="2026-08-19T14:10:00Z"/>
              <w:b/>
              <w:bCs/>
              <w:color w:val="000000" w:themeColor="text1"/>
              <w:shd w:val="clear" w:color="auto" w:fill="FFFFFF"/>
            </w:rPr>
          </w:rPrChange>
        </w:rPr>
      </w:pPr>
    </w:p>
    <w:p w14:paraId="73AAA6A6" w14:textId="300435D4" w:rsidR="00681E48" w:rsidRPr="00281062" w:rsidRDefault="00681E48">
      <w:pPr>
        <w:spacing w:before="280" w:after="280" w:line="240" w:lineRule="auto"/>
        <w:rPr>
          <w:ins w:id="214" w:author="Мария Савина" w:date="2026-08-19T16:10:00Z" w16du:dateUtc="2026-08-19T14:10:00Z"/>
          <w:rFonts w:cs="Times New Roman"/>
          <w:color w:val="auto"/>
          <w:rPrChange w:id="215" w:author="Мария Савина" w:date="2026-08-20T00:41:00Z" w16du:dateUtc="2026-08-19T22:41:00Z">
            <w:rPr>
              <w:ins w:id="216" w:author="Мария Савина" w:date="2026-08-19T16:10:00Z" w16du:dateUtc="2026-08-19T14:10:00Z"/>
              <w:color w:val="000000" w:themeColor="text1"/>
            </w:rPr>
          </w:rPrChange>
        </w:rPr>
      </w:pPr>
      <w:ins w:id="217" w:author="Мария Савина" w:date="2026-08-19T16:00:00Z">
        <w:r w:rsidRPr="00281062">
          <w:rPr>
            <w:rFonts w:cs="Times New Roman"/>
            <w:b/>
            <w:bCs/>
            <w:color w:val="auto"/>
            <w:shd w:val="clear" w:color="auto" w:fill="FFFFFF"/>
            <w:rPrChange w:id="218" w:author="Мария Савина" w:date="2026-08-20T00:41:00Z" w16du:dateUtc="2026-08-19T22:41:00Z">
              <w:rPr>
                <w:b/>
                <w:bCs/>
                <w:i/>
                <w:iCs/>
                <w:color w:val="595959"/>
                <w:shd w:val="clear" w:color="auto" w:fill="FFFFFF"/>
              </w:rPr>
            </w:rPrChange>
          </w:rPr>
          <w:t>Ссылка на отчёт об обследовании:</w:t>
        </w:r>
      </w:ins>
      <w:ins w:id="219" w:author="Мария Савина" w:date="2026-08-19T16:00:00Z" w16du:dateUtc="2026-08-19T14:00:00Z">
        <w:r w:rsidRPr="00281062">
          <w:rPr>
            <w:rFonts w:cs="Times New Roman"/>
            <w:b/>
            <w:bCs/>
            <w:color w:val="auto"/>
            <w:shd w:val="clear" w:color="auto" w:fill="FFFFFF"/>
            <w:rPrChange w:id="220" w:author="Мария Савина" w:date="2026-08-20T00:41:00Z" w16du:dateUtc="2026-08-19T22:41:00Z">
              <w:rPr>
                <w:b/>
                <w:bCs/>
                <w:i/>
                <w:iCs/>
                <w:color w:val="595959"/>
                <w:shd w:val="clear" w:color="auto" w:fill="FFFFFF"/>
              </w:rPr>
            </w:rPrChange>
          </w:rPr>
          <w:t xml:space="preserve"> </w:t>
        </w:r>
      </w:ins>
      <w:del w:id="221" w:author="Мария Савина" w:date="2026-08-19T15:59:00Z" w16du:dateUtc="2026-08-19T13:59:00Z">
        <w:r w:rsidR="00000000" w:rsidRPr="00281062" w:rsidDel="00681E48">
          <w:rPr>
            <w:rFonts w:cs="Times New Roman"/>
            <w:color w:val="auto"/>
            <w:shd w:val="clear" w:color="auto" w:fill="FFFFFF"/>
            <w:rPrChange w:id="222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delText>Опишите проект и текущее состояние системы. Можно приложить ссылку на отчёт об обследовании, который вы подготовили в первой части дипломного проекта</w:delText>
        </w:r>
      </w:del>
      <w:ins w:id="223" w:author="Мария Савина" w:date="2026-08-19T16:10:00Z" w16du:dateUtc="2026-08-19T14:10:00Z">
        <w:r w:rsidR="005D2742" w:rsidRPr="00281062">
          <w:rPr>
            <w:rFonts w:cs="Times New Roman"/>
            <w:color w:val="auto"/>
            <w:rPrChange w:id="224" w:author="Мария Савина" w:date="2026-08-20T00:41:00Z" w16du:dateUtc="2026-08-19T22:41:00Z">
              <w:rPr>
                <w:color w:val="000000" w:themeColor="text1"/>
              </w:rPr>
            </w:rPrChange>
          </w:rPr>
          <w:fldChar w:fldCharType="begin"/>
        </w:r>
        <w:r w:rsidR="005D2742" w:rsidRPr="00281062">
          <w:rPr>
            <w:rFonts w:cs="Times New Roman"/>
            <w:color w:val="auto"/>
            <w:rPrChange w:id="225" w:author="Мария Савина" w:date="2026-08-20T00:41:00Z" w16du:dateUtc="2026-08-19T22:41:00Z">
              <w:rPr>
                <w:color w:val="000000" w:themeColor="text1"/>
              </w:rPr>
            </w:rPrChange>
          </w:rPr>
          <w:instrText>HYPERLINK "</w:instrText>
        </w:r>
      </w:ins>
      <w:ins w:id="226" w:author="Мария Савина" w:date="2026-08-19T15:59:00Z" w16du:dateUtc="2026-08-19T13:59:00Z">
        <w:r w:rsidR="005D2742" w:rsidRPr="00281062">
          <w:rPr>
            <w:rFonts w:cs="Times New Roman"/>
            <w:color w:val="auto"/>
            <w:rPrChange w:id="227" w:author="Мария Савина" w:date="2026-08-20T00:41:00Z" w16du:dateUtc="2026-08-19T22:41:00Z">
              <w:rPr>
                <w:color w:val="595959"/>
              </w:rPr>
            </w:rPrChange>
          </w:rPr>
          <w:instrText>https://1drv.ms/w/c/c4bd557e68643769/IQCQ7NRToy18RYepd0KdOan5AUUdIl_MRYxNodwF7j0vLS8</w:instrText>
        </w:r>
      </w:ins>
      <w:ins w:id="228" w:author="Мария Савина" w:date="2026-08-19T16:10:00Z" w16du:dateUtc="2026-08-19T14:10:00Z">
        <w:r w:rsidR="005D2742" w:rsidRPr="00281062">
          <w:rPr>
            <w:rFonts w:cs="Times New Roman"/>
            <w:color w:val="auto"/>
            <w:rPrChange w:id="229" w:author="Мария Савина" w:date="2026-08-20T00:41:00Z" w16du:dateUtc="2026-08-19T22:41:00Z">
              <w:rPr>
                <w:color w:val="000000" w:themeColor="text1"/>
              </w:rPr>
            </w:rPrChange>
          </w:rPr>
          <w:instrText>"</w:instrText>
        </w:r>
        <w:r w:rsidR="005D2742" w:rsidRPr="00281062">
          <w:rPr>
            <w:rFonts w:cs="Times New Roman"/>
            <w:color w:val="auto"/>
            <w:rPrChange w:id="230" w:author="Мария Савина" w:date="2026-08-20T00:41:00Z" w16du:dateUtc="2026-08-19T22:41:00Z">
              <w:rPr>
                <w:color w:val="000000" w:themeColor="text1"/>
              </w:rPr>
            </w:rPrChange>
          </w:rPr>
          <w:fldChar w:fldCharType="separate"/>
        </w:r>
      </w:ins>
      <w:ins w:id="231" w:author="Мария Савина" w:date="2026-08-19T15:59:00Z" w16du:dateUtc="2026-08-19T13:59:00Z">
        <w:r w:rsidR="005D2742" w:rsidRPr="00281062">
          <w:rPr>
            <w:rStyle w:val="af8"/>
            <w:rFonts w:cs="Times New Roman"/>
            <w:color w:val="auto"/>
            <w:rPrChange w:id="232" w:author="Мария Савина" w:date="2026-08-20T00:41:00Z" w16du:dateUtc="2026-08-19T22:41:00Z">
              <w:rPr>
                <w:color w:val="595959"/>
              </w:rPr>
            </w:rPrChange>
          </w:rPr>
          <w:t>https://1drv.ms/w/c/c4bd557e68643769/IQCQ7NRToy18RYepd0KdOan5AUUdIl_MRYxNodwF7j0vLS8</w:t>
        </w:r>
      </w:ins>
      <w:ins w:id="233" w:author="Мария Савина" w:date="2026-08-19T16:10:00Z" w16du:dateUtc="2026-08-19T14:10:00Z">
        <w:r w:rsidR="005D2742" w:rsidRPr="00281062">
          <w:rPr>
            <w:rFonts w:cs="Times New Roman"/>
            <w:color w:val="auto"/>
            <w:rPrChange w:id="234" w:author="Мария Савина" w:date="2026-08-20T00:41:00Z" w16du:dateUtc="2026-08-19T22:41:00Z">
              <w:rPr>
                <w:color w:val="000000" w:themeColor="text1"/>
              </w:rPr>
            </w:rPrChange>
          </w:rPr>
          <w:fldChar w:fldCharType="end"/>
        </w:r>
      </w:ins>
    </w:p>
    <w:p w14:paraId="568E88D9" w14:textId="77777777" w:rsidR="005D2742" w:rsidRPr="00281062" w:rsidRDefault="005D2742">
      <w:pPr>
        <w:spacing w:before="280" w:after="280" w:line="240" w:lineRule="auto"/>
        <w:rPr>
          <w:ins w:id="235" w:author="Мария Савина" w:date="2026-08-19T16:10:00Z" w16du:dateUtc="2026-08-19T14:10:00Z"/>
          <w:rFonts w:cs="Times New Roman"/>
          <w:color w:val="auto"/>
          <w:rPrChange w:id="236" w:author="Мария Савина" w:date="2026-08-20T00:41:00Z" w16du:dateUtc="2026-08-19T22:41:00Z">
            <w:rPr>
              <w:ins w:id="237" w:author="Мария Савина" w:date="2026-08-19T16:10:00Z" w16du:dateUtc="2026-08-19T14:10:00Z"/>
              <w:color w:val="000000" w:themeColor="text1"/>
            </w:rPr>
          </w:rPrChange>
        </w:rPr>
      </w:pPr>
    </w:p>
    <w:p w14:paraId="209C910F" w14:textId="77777777" w:rsidR="005D2742" w:rsidRPr="00281062" w:rsidRDefault="005D2742">
      <w:pPr>
        <w:spacing w:before="280" w:after="280" w:line="240" w:lineRule="auto"/>
        <w:rPr>
          <w:ins w:id="238" w:author="Мария Савина" w:date="2026-08-19T16:10:00Z" w16du:dateUtc="2026-08-19T14:10:00Z"/>
          <w:rFonts w:cs="Times New Roman"/>
          <w:color w:val="auto"/>
          <w:rPrChange w:id="239" w:author="Мария Савина" w:date="2026-08-20T00:41:00Z" w16du:dateUtc="2026-08-19T22:41:00Z">
            <w:rPr>
              <w:ins w:id="240" w:author="Мария Савина" w:date="2026-08-19T16:10:00Z" w16du:dateUtc="2026-08-19T14:10:00Z"/>
              <w:color w:val="000000" w:themeColor="text1"/>
            </w:rPr>
          </w:rPrChange>
        </w:rPr>
      </w:pPr>
    </w:p>
    <w:p w14:paraId="122A46C1" w14:textId="77777777" w:rsidR="005D2742" w:rsidRPr="00281062" w:rsidRDefault="005D2742">
      <w:pPr>
        <w:spacing w:before="280" w:after="280" w:line="240" w:lineRule="auto"/>
        <w:rPr>
          <w:ins w:id="241" w:author="Мария Савина" w:date="2026-08-19T16:10:00Z" w16du:dateUtc="2026-08-19T14:10:00Z"/>
          <w:rFonts w:cs="Times New Roman"/>
          <w:color w:val="auto"/>
          <w:rPrChange w:id="242" w:author="Мария Савина" w:date="2026-08-20T00:41:00Z" w16du:dateUtc="2026-08-19T22:41:00Z">
            <w:rPr>
              <w:ins w:id="243" w:author="Мария Савина" w:date="2026-08-19T16:10:00Z" w16du:dateUtc="2026-08-19T14:10:00Z"/>
              <w:color w:val="000000" w:themeColor="text1"/>
            </w:rPr>
          </w:rPrChange>
        </w:rPr>
      </w:pPr>
    </w:p>
    <w:p w14:paraId="4ED96685" w14:textId="77777777" w:rsidR="005D2742" w:rsidRPr="00281062" w:rsidRDefault="005D2742">
      <w:pPr>
        <w:spacing w:before="280" w:after="280" w:line="240" w:lineRule="auto"/>
        <w:rPr>
          <w:ins w:id="244" w:author="Мария Савина" w:date="2026-08-19T16:10:00Z" w16du:dateUtc="2026-08-19T14:10:00Z"/>
          <w:rFonts w:cs="Times New Roman"/>
          <w:color w:val="auto"/>
          <w:rPrChange w:id="245" w:author="Мария Савина" w:date="2026-08-20T00:41:00Z" w16du:dateUtc="2026-08-19T22:41:00Z">
            <w:rPr>
              <w:ins w:id="246" w:author="Мария Савина" w:date="2026-08-19T16:10:00Z" w16du:dateUtc="2026-08-19T14:10:00Z"/>
              <w:color w:val="000000" w:themeColor="text1"/>
            </w:rPr>
          </w:rPrChange>
        </w:rPr>
      </w:pPr>
    </w:p>
    <w:p w14:paraId="30739BD2" w14:textId="77777777" w:rsidR="005D2742" w:rsidRPr="00281062" w:rsidRDefault="005D2742">
      <w:pPr>
        <w:spacing w:before="280" w:after="280" w:line="240" w:lineRule="auto"/>
        <w:rPr>
          <w:ins w:id="247" w:author="Мария Савина" w:date="2026-08-19T16:10:00Z" w16du:dateUtc="2026-08-19T14:10:00Z"/>
          <w:rFonts w:cs="Times New Roman"/>
          <w:color w:val="auto"/>
          <w:rPrChange w:id="248" w:author="Мария Савина" w:date="2026-08-20T00:41:00Z" w16du:dateUtc="2026-08-19T22:41:00Z">
            <w:rPr>
              <w:ins w:id="249" w:author="Мария Савина" w:date="2026-08-19T16:10:00Z" w16du:dateUtc="2026-08-19T14:10:00Z"/>
              <w:color w:val="000000" w:themeColor="text1"/>
            </w:rPr>
          </w:rPrChange>
        </w:rPr>
      </w:pPr>
    </w:p>
    <w:p w14:paraId="2962543F" w14:textId="77777777" w:rsidR="005D2742" w:rsidRPr="00281062" w:rsidRDefault="005D2742">
      <w:pPr>
        <w:spacing w:before="280" w:after="280" w:line="240" w:lineRule="auto"/>
        <w:rPr>
          <w:ins w:id="250" w:author="Мария Савина" w:date="2026-08-19T16:10:00Z" w16du:dateUtc="2026-08-19T14:10:00Z"/>
          <w:rFonts w:cs="Times New Roman"/>
          <w:color w:val="auto"/>
          <w:rPrChange w:id="251" w:author="Мария Савина" w:date="2026-08-20T00:41:00Z" w16du:dateUtc="2026-08-19T22:41:00Z">
            <w:rPr>
              <w:ins w:id="252" w:author="Мария Савина" w:date="2026-08-19T16:10:00Z" w16du:dateUtc="2026-08-19T14:10:00Z"/>
              <w:color w:val="000000" w:themeColor="text1"/>
            </w:rPr>
          </w:rPrChange>
        </w:rPr>
      </w:pPr>
    </w:p>
    <w:p w14:paraId="6F953E53" w14:textId="77777777" w:rsidR="005D2742" w:rsidRPr="00281062" w:rsidRDefault="005D2742">
      <w:pPr>
        <w:spacing w:before="280" w:after="280" w:line="240" w:lineRule="auto"/>
        <w:rPr>
          <w:ins w:id="253" w:author="Мария Савина" w:date="2026-08-19T16:10:00Z" w16du:dateUtc="2026-08-19T14:10:00Z"/>
          <w:rFonts w:cs="Times New Roman"/>
          <w:color w:val="auto"/>
          <w:rPrChange w:id="254" w:author="Мария Савина" w:date="2026-08-20T00:41:00Z" w16du:dateUtc="2026-08-19T22:41:00Z">
            <w:rPr>
              <w:ins w:id="255" w:author="Мария Савина" w:date="2026-08-19T16:10:00Z" w16du:dateUtc="2026-08-19T14:10:00Z"/>
              <w:color w:val="000000" w:themeColor="text1"/>
            </w:rPr>
          </w:rPrChange>
        </w:rPr>
      </w:pPr>
    </w:p>
    <w:p w14:paraId="6C476877" w14:textId="77777777" w:rsidR="005D2742" w:rsidRPr="00281062" w:rsidRDefault="005D2742">
      <w:pPr>
        <w:spacing w:before="280" w:after="280" w:line="240" w:lineRule="auto"/>
        <w:rPr>
          <w:ins w:id="256" w:author="Мария Савина" w:date="2026-08-19T16:10:00Z" w16du:dateUtc="2026-08-19T14:10:00Z"/>
          <w:rFonts w:cs="Times New Roman"/>
          <w:color w:val="auto"/>
          <w:rPrChange w:id="257" w:author="Мария Савина" w:date="2026-08-20T00:41:00Z" w16du:dateUtc="2026-08-19T22:41:00Z">
            <w:rPr>
              <w:ins w:id="258" w:author="Мария Савина" w:date="2026-08-19T16:10:00Z" w16du:dateUtc="2026-08-19T14:10:00Z"/>
              <w:color w:val="000000" w:themeColor="text1"/>
            </w:rPr>
          </w:rPrChange>
        </w:rPr>
      </w:pPr>
    </w:p>
    <w:p w14:paraId="12DA7184" w14:textId="77777777" w:rsidR="005D2742" w:rsidRPr="00281062" w:rsidRDefault="005D2742">
      <w:pPr>
        <w:spacing w:before="280" w:after="280" w:line="240" w:lineRule="auto"/>
        <w:rPr>
          <w:rFonts w:cs="Times New Roman"/>
          <w:color w:val="auto"/>
          <w:rPrChange w:id="259" w:author="Мария Савина" w:date="2026-08-20T00:41:00Z" w16du:dateUtc="2026-08-19T22:41:00Z">
            <w:rPr>
              <w:color w:val="595959"/>
            </w:rPr>
          </w:rPrChange>
        </w:rPr>
      </w:pPr>
    </w:p>
    <w:p w14:paraId="27D95410" w14:textId="77777777" w:rsidR="009A0F1B" w:rsidRPr="00281062" w:rsidRDefault="00000000">
      <w:pPr>
        <w:spacing w:before="280" w:after="280" w:line="240" w:lineRule="auto"/>
        <w:rPr>
          <w:rFonts w:cs="Times New Roman"/>
          <w:b/>
          <w:bCs/>
          <w:color w:val="auto"/>
          <w:sz w:val="36"/>
          <w:szCs w:val="36"/>
          <w:rPrChange w:id="260" w:author="Мария Савина" w:date="2026-08-20T00:41:00Z" w16du:dateUtc="2026-08-19T22:41:00Z">
            <w:rPr>
              <w:b/>
              <w:bCs/>
              <w:sz w:val="36"/>
              <w:szCs w:val="36"/>
            </w:rPr>
          </w:rPrChange>
        </w:rPr>
      </w:pPr>
      <w:r w:rsidRPr="00281062">
        <w:rPr>
          <w:rFonts w:cs="Times New Roman"/>
          <w:b/>
          <w:bCs/>
          <w:color w:val="auto"/>
          <w:sz w:val="36"/>
          <w:szCs w:val="36"/>
          <w:rPrChange w:id="261" w:author="Мария Савина" w:date="2026-08-20T00:41:00Z" w16du:dateUtc="2026-08-19T22:41:00Z">
            <w:rPr>
              <w:b/>
              <w:bCs/>
              <w:sz w:val="36"/>
              <w:szCs w:val="36"/>
            </w:rPr>
          </w:rPrChange>
        </w:rPr>
        <w:t>Цель проекта</w:t>
      </w:r>
    </w:p>
    <w:p w14:paraId="426E6D6D" w14:textId="77777777" w:rsidR="005D2742" w:rsidRPr="00281062" w:rsidRDefault="005D2742" w:rsidP="005D2742">
      <w:pPr>
        <w:spacing w:before="280" w:after="280" w:line="240" w:lineRule="auto"/>
        <w:rPr>
          <w:ins w:id="262" w:author="Мария Савина" w:date="2026-08-19T16:09:00Z"/>
          <w:rFonts w:eastAsia="Times New Roman" w:cs="Times New Roman"/>
          <w:color w:val="auto"/>
          <w:shd w:val="clear" w:color="auto" w:fill="FFFFFF"/>
          <w:rPrChange w:id="263" w:author="Мария Савина" w:date="2026-08-20T00:41:00Z" w16du:dateUtc="2026-08-19T22:41:00Z">
            <w:rPr>
              <w:ins w:id="264" w:author="Мария Савина" w:date="2026-08-19T16:09:00Z"/>
              <w:rFonts w:eastAsia="Times New Roman" w:cs="Times New Roman"/>
              <w:b/>
              <w:bCs/>
              <w:i/>
              <w:iCs/>
              <w:color w:val="595959"/>
              <w:sz w:val="48"/>
              <w:szCs w:val="48"/>
              <w:shd w:val="clear" w:color="auto" w:fill="FFFFFF"/>
            </w:rPr>
          </w:rPrChange>
        </w:rPr>
      </w:pPr>
      <w:ins w:id="265" w:author="Мария Савина" w:date="2026-08-19T16:09:00Z">
        <w:r w:rsidRPr="00281062">
          <w:rPr>
            <w:rFonts w:eastAsia="Times New Roman" w:cs="Times New Roman"/>
            <w:color w:val="auto"/>
            <w:shd w:val="clear" w:color="auto" w:fill="FFFFFF"/>
            <w:rPrChange w:id="266" w:author="Мария Савина" w:date="2026-08-20T00:41:00Z" w16du:dateUtc="2026-08-19T22:41:00Z">
              <w:rPr>
                <w:rFonts w:eastAsia="Times New Roman" w:cs="Times New Roman"/>
                <w:b/>
                <w:bCs/>
                <w:i/>
                <w:iCs/>
                <w:color w:val="595959"/>
                <w:sz w:val="48"/>
                <w:szCs w:val="48"/>
                <w:shd w:val="clear" w:color="auto" w:fill="FFFFFF"/>
              </w:rPr>
            </w:rPrChange>
          </w:rPr>
          <w:t>Доработать сайт интернет-магазина «Переделкино» для автоматизации процессов оформления и обработки онлайн-заказов, что позволит достичь следующих показателей: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PrChange w:id="267" w:author="Мария Савина" w:date="2026-08-19T16:10:00Z" w16du:dateUtc="2026-08-19T14:10:00Z">
          <w:tblPr>
            <w:tblW w:w="9360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4240"/>
        <w:gridCol w:w="3337"/>
        <w:gridCol w:w="1783"/>
        <w:tblGridChange w:id="268">
          <w:tblGrid>
            <w:gridCol w:w="5"/>
            <w:gridCol w:w="4235"/>
            <w:gridCol w:w="5"/>
            <w:gridCol w:w="3332"/>
            <w:gridCol w:w="5"/>
            <w:gridCol w:w="1778"/>
            <w:gridCol w:w="5"/>
          </w:tblGrid>
        </w:tblGridChange>
      </w:tblGrid>
      <w:tr w:rsidR="005D2742" w:rsidRPr="00281062" w14:paraId="614A4F18" w14:textId="77777777" w:rsidTr="005D2742">
        <w:trPr>
          <w:tblHeader/>
          <w:ins w:id="269" w:author="Мария Савина" w:date="2026-08-19T16:09:00Z"/>
          <w:trPrChange w:id="270" w:author="Мария Савина" w:date="2026-08-19T16:10:00Z" w16du:dateUtc="2026-08-19T14:10:00Z">
            <w:trPr>
              <w:gridAfter w:val="0"/>
              <w:tblHeader/>
            </w:trPr>
          </w:trPrChange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71" w:author="Мария Савина" w:date="2026-08-19T16:10:00Z" w16du:dateUtc="2026-08-19T14:10:00Z">
              <w:tcPr>
                <w:tcW w:w="0" w:type="auto"/>
                <w:gridSpan w:val="2"/>
                <w:tcBorders>
                  <w:top w:val="nil"/>
                </w:tcBorders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168C5F7" w14:textId="77777777" w:rsidR="005D2742" w:rsidRPr="00281062" w:rsidRDefault="005D2742" w:rsidP="005D2742">
            <w:pPr>
              <w:spacing w:before="280" w:after="280" w:line="240" w:lineRule="auto"/>
              <w:rPr>
                <w:ins w:id="272" w:author="Мария Савина" w:date="2026-08-19T16:09:00Z"/>
                <w:rFonts w:eastAsia="Times New Roman" w:cs="Times New Roman"/>
                <w:color w:val="auto"/>
                <w:shd w:val="clear" w:color="auto" w:fill="FFFFFF"/>
                <w:rPrChange w:id="273" w:author="Мария Савина" w:date="2026-08-20T00:41:00Z" w16du:dateUtc="2026-08-19T22:41:00Z">
                  <w:rPr>
                    <w:ins w:id="274" w:author="Мария Савина" w:date="2026-08-19T16:09:00Z"/>
                    <w:rFonts w:eastAsia="Times New Roman" w:cs="Times New Roman"/>
                    <w:b/>
                    <w:bCs/>
                    <w:i/>
                    <w:iCs/>
                    <w:color w:val="595959"/>
                    <w:sz w:val="48"/>
                    <w:szCs w:val="48"/>
                    <w:shd w:val="clear" w:color="auto" w:fill="FFFFFF"/>
                  </w:rPr>
                </w:rPrChange>
              </w:rPr>
            </w:pPr>
            <w:ins w:id="275" w:author="Мария Савина" w:date="2026-08-19T16:09:00Z">
              <w:r w:rsidRPr="00281062">
                <w:rPr>
                  <w:rFonts w:eastAsia="Times New Roman" w:cs="Times New Roman"/>
                  <w:color w:val="auto"/>
                  <w:shd w:val="clear" w:color="auto" w:fill="FFFFFF"/>
                  <w:rPrChange w:id="276" w:author="Мария Савина" w:date="2026-08-20T00:41:00Z" w16du:dateUtc="2026-08-19T22:41:00Z">
                    <w:rPr>
                      <w:rFonts w:eastAsia="Times New Roman" w:cs="Times New Roman"/>
                      <w:b/>
                      <w:bCs/>
                      <w:i/>
                      <w:iCs/>
                      <w:color w:val="595959"/>
                      <w:sz w:val="48"/>
                      <w:szCs w:val="48"/>
                      <w:shd w:val="clear" w:color="auto" w:fill="FFFFFF"/>
                    </w:rPr>
                  </w:rPrChange>
                </w:rPr>
                <w:t>Показатель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77" w:author="Мария Савина" w:date="2026-08-19T16:10:00Z" w16du:dateUtc="2026-08-19T14:10:00Z">
              <w:tcPr>
                <w:tcW w:w="0" w:type="auto"/>
                <w:gridSpan w:val="2"/>
                <w:tcBorders>
                  <w:top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B7F66A0" w14:textId="77777777" w:rsidR="005D2742" w:rsidRPr="00281062" w:rsidRDefault="005D2742" w:rsidP="005D2742">
            <w:pPr>
              <w:spacing w:before="280" w:after="280" w:line="240" w:lineRule="auto"/>
              <w:rPr>
                <w:ins w:id="278" w:author="Мария Савина" w:date="2026-08-19T16:09:00Z"/>
                <w:rFonts w:eastAsia="Times New Roman" w:cs="Times New Roman"/>
                <w:color w:val="auto"/>
                <w:shd w:val="clear" w:color="auto" w:fill="FFFFFF"/>
                <w:rPrChange w:id="279" w:author="Мария Савина" w:date="2026-08-20T00:41:00Z" w16du:dateUtc="2026-08-19T22:41:00Z">
                  <w:rPr>
                    <w:ins w:id="280" w:author="Мария Савина" w:date="2026-08-19T16:09:00Z"/>
                    <w:rFonts w:eastAsia="Times New Roman" w:cs="Times New Roman"/>
                    <w:b/>
                    <w:bCs/>
                    <w:i/>
                    <w:iCs/>
                    <w:color w:val="595959"/>
                    <w:sz w:val="48"/>
                    <w:szCs w:val="48"/>
                    <w:shd w:val="clear" w:color="auto" w:fill="FFFFFF"/>
                  </w:rPr>
                </w:rPrChange>
              </w:rPr>
            </w:pPr>
            <w:ins w:id="281" w:author="Мария Савина" w:date="2026-08-19T16:09:00Z">
              <w:r w:rsidRPr="00281062">
                <w:rPr>
                  <w:rFonts w:eastAsia="Times New Roman" w:cs="Times New Roman"/>
                  <w:color w:val="auto"/>
                  <w:shd w:val="clear" w:color="auto" w:fill="FFFFFF"/>
                  <w:rPrChange w:id="282" w:author="Мария Савина" w:date="2026-08-20T00:41:00Z" w16du:dateUtc="2026-08-19T22:41:00Z">
                    <w:rPr>
                      <w:rFonts w:eastAsia="Times New Roman" w:cs="Times New Roman"/>
                      <w:b/>
                      <w:bCs/>
                      <w:i/>
                      <w:iCs/>
                      <w:color w:val="595959"/>
                      <w:sz w:val="48"/>
                      <w:szCs w:val="48"/>
                      <w:shd w:val="clear" w:color="auto" w:fill="FFFFFF"/>
                    </w:rPr>
                  </w:rPrChange>
                </w:rPr>
                <w:t>Целевое значение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83" w:author="Мария Савина" w:date="2026-08-19T16:10:00Z" w16du:dateUtc="2026-08-19T14:10:00Z">
              <w:tcPr>
                <w:tcW w:w="0" w:type="auto"/>
                <w:gridSpan w:val="2"/>
                <w:tcBorders>
                  <w:top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190F66B" w14:textId="77777777" w:rsidR="005D2742" w:rsidRPr="00281062" w:rsidRDefault="005D2742" w:rsidP="005D2742">
            <w:pPr>
              <w:spacing w:before="280" w:after="280" w:line="240" w:lineRule="auto"/>
              <w:rPr>
                <w:ins w:id="284" w:author="Мария Савина" w:date="2026-08-19T16:09:00Z"/>
                <w:rFonts w:eastAsia="Times New Roman" w:cs="Times New Roman"/>
                <w:color w:val="auto"/>
                <w:shd w:val="clear" w:color="auto" w:fill="FFFFFF"/>
                <w:rPrChange w:id="285" w:author="Мария Савина" w:date="2026-08-20T00:41:00Z" w16du:dateUtc="2026-08-19T22:41:00Z">
                  <w:rPr>
                    <w:ins w:id="286" w:author="Мария Савина" w:date="2026-08-19T16:09:00Z"/>
                    <w:rFonts w:eastAsia="Times New Roman" w:cs="Times New Roman"/>
                    <w:b/>
                    <w:bCs/>
                    <w:i/>
                    <w:iCs/>
                    <w:color w:val="595959"/>
                    <w:sz w:val="48"/>
                    <w:szCs w:val="48"/>
                    <w:shd w:val="clear" w:color="auto" w:fill="FFFFFF"/>
                  </w:rPr>
                </w:rPrChange>
              </w:rPr>
            </w:pPr>
            <w:ins w:id="287" w:author="Мария Савина" w:date="2026-08-19T16:09:00Z">
              <w:r w:rsidRPr="00281062">
                <w:rPr>
                  <w:rFonts w:eastAsia="Times New Roman" w:cs="Times New Roman"/>
                  <w:color w:val="auto"/>
                  <w:shd w:val="clear" w:color="auto" w:fill="FFFFFF"/>
                  <w:rPrChange w:id="288" w:author="Мария Савина" w:date="2026-08-20T00:41:00Z" w16du:dateUtc="2026-08-19T22:41:00Z">
                    <w:rPr>
                      <w:rFonts w:eastAsia="Times New Roman" w:cs="Times New Roman"/>
                      <w:b/>
                      <w:bCs/>
                      <w:i/>
                      <w:iCs/>
                      <w:color w:val="595959"/>
                      <w:sz w:val="48"/>
                      <w:szCs w:val="48"/>
                      <w:shd w:val="clear" w:color="auto" w:fill="FFFFFF"/>
                    </w:rPr>
                  </w:rPrChange>
                </w:rPr>
                <w:t>Срок</w:t>
              </w:r>
            </w:ins>
          </w:p>
        </w:tc>
      </w:tr>
      <w:tr w:rsidR="005D2742" w:rsidRPr="00281062" w14:paraId="6BAFF413" w14:textId="77777777" w:rsidTr="005D2742">
        <w:trPr>
          <w:ins w:id="289" w:author="Мария Савина" w:date="2026-08-19T16:09:00Z"/>
          <w:trPrChange w:id="290" w:author="Мария Савина" w:date="2026-08-19T16:10:00Z" w16du:dateUtc="2026-08-19T14:10:00Z">
            <w:trPr>
              <w:gridAfter w:val="0"/>
            </w:trPr>
          </w:trPrChange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291" w:author="Мария Савина" w:date="2026-08-19T16:10:00Z" w16du:dateUtc="2026-08-19T14:10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AC93F08" w14:textId="77777777" w:rsidR="005D2742" w:rsidRPr="00281062" w:rsidRDefault="005D2742" w:rsidP="005D2742">
            <w:pPr>
              <w:spacing w:before="280" w:after="280" w:line="240" w:lineRule="auto"/>
              <w:rPr>
                <w:ins w:id="292" w:author="Мария Савина" w:date="2026-08-19T16:09:00Z"/>
                <w:rFonts w:eastAsia="Times New Roman" w:cs="Times New Roman"/>
                <w:color w:val="auto"/>
                <w:shd w:val="clear" w:color="auto" w:fill="FFFFFF"/>
                <w:rPrChange w:id="293" w:author="Мария Савина" w:date="2026-08-20T00:41:00Z" w16du:dateUtc="2026-08-19T22:41:00Z">
                  <w:rPr>
                    <w:ins w:id="294" w:author="Мария Савина" w:date="2026-08-19T16:09:00Z"/>
                    <w:rFonts w:eastAsia="Times New Roman" w:cs="Times New Roman"/>
                    <w:b/>
                    <w:bCs/>
                    <w:i/>
                    <w:iCs/>
                    <w:color w:val="595959"/>
                    <w:sz w:val="48"/>
                    <w:szCs w:val="48"/>
                    <w:shd w:val="clear" w:color="auto" w:fill="FFFFFF"/>
                  </w:rPr>
                </w:rPrChange>
              </w:rPr>
            </w:pPr>
            <w:ins w:id="295" w:author="Мария Савина" w:date="2026-08-19T16:09:00Z">
              <w:r w:rsidRPr="00281062">
                <w:rPr>
                  <w:rFonts w:eastAsia="Times New Roman" w:cs="Times New Roman"/>
                  <w:color w:val="auto"/>
                  <w:shd w:val="clear" w:color="auto" w:fill="FFFFFF"/>
                  <w:rPrChange w:id="296" w:author="Мария Савина" w:date="2026-08-20T00:41:00Z" w16du:dateUtc="2026-08-19T22:41:00Z">
                    <w:rPr>
                      <w:rFonts w:eastAsia="Times New Roman" w:cs="Times New Roman"/>
                      <w:b/>
                      <w:bCs/>
                      <w:i/>
                      <w:iCs/>
                      <w:color w:val="595959"/>
                      <w:sz w:val="48"/>
                      <w:szCs w:val="48"/>
                      <w:shd w:val="clear" w:color="auto" w:fill="FFFFFF"/>
                    </w:rPr>
                  </w:rPrChange>
                </w:rPr>
                <w:t>Время обработки заказа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297" w:author="Мария Савина" w:date="2026-08-19T16:10:00Z" w16du:dateUtc="2026-08-19T14:10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58404A7" w14:textId="77777777" w:rsidR="005D2742" w:rsidRPr="00281062" w:rsidRDefault="005D2742" w:rsidP="005D2742">
            <w:pPr>
              <w:spacing w:before="280" w:after="280" w:line="240" w:lineRule="auto"/>
              <w:rPr>
                <w:ins w:id="298" w:author="Мария Савина" w:date="2026-08-19T16:09:00Z"/>
                <w:rFonts w:eastAsia="Times New Roman" w:cs="Times New Roman"/>
                <w:color w:val="auto"/>
                <w:shd w:val="clear" w:color="auto" w:fill="FFFFFF"/>
                <w:rPrChange w:id="299" w:author="Мария Савина" w:date="2026-08-20T00:41:00Z" w16du:dateUtc="2026-08-19T22:41:00Z">
                  <w:rPr>
                    <w:ins w:id="300" w:author="Мария Савина" w:date="2026-08-19T16:09:00Z"/>
                    <w:rFonts w:eastAsia="Times New Roman" w:cs="Times New Roman"/>
                    <w:b/>
                    <w:bCs/>
                    <w:i/>
                    <w:iCs/>
                    <w:color w:val="595959"/>
                    <w:sz w:val="48"/>
                    <w:szCs w:val="48"/>
                    <w:shd w:val="clear" w:color="auto" w:fill="FFFFFF"/>
                  </w:rPr>
                </w:rPrChange>
              </w:rPr>
            </w:pPr>
            <w:ins w:id="301" w:author="Мария Савина" w:date="2026-08-19T16:09:00Z">
              <w:r w:rsidRPr="00281062">
                <w:rPr>
                  <w:rFonts w:eastAsia="Times New Roman" w:cs="Times New Roman"/>
                  <w:color w:val="auto"/>
                  <w:shd w:val="clear" w:color="auto" w:fill="FFFFFF"/>
                  <w:rPrChange w:id="302" w:author="Мария Савина" w:date="2026-08-20T00:41:00Z" w16du:dateUtc="2026-08-19T22:41:00Z">
                    <w:rPr>
                      <w:rFonts w:eastAsia="Times New Roman" w:cs="Times New Roman"/>
                      <w:b/>
                      <w:bCs/>
                      <w:i/>
                      <w:iCs/>
                      <w:color w:val="595959"/>
                      <w:sz w:val="48"/>
                      <w:szCs w:val="48"/>
                      <w:shd w:val="clear" w:color="auto" w:fill="FFFFFF"/>
                    </w:rPr>
                  </w:rPrChange>
                </w:rPr>
                <w:t>Снижение на 70%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303" w:author="Мария Савина" w:date="2026-08-19T16:10:00Z" w16du:dateUtc="2026-08-19T14:10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04B34021" w14:textId="77777777" w:rsidR="005D2742" w:rsidRPr="00281062" w:rsidRDefault="005D2742" w:rsidP="005D2742">
            <w:pPr>
              <w:spacing w:before="280" w:after="280" w:line="240" w:lineRule="auto"/>
              <w:rPr>
                <w:ins w:id="304" w:author="Мария Савина" w:date="2026-08-19T16:09:00Z"/>
                <w:rFonts w:eastAsia="Times New Roman" w:cs="Times New Roman"/>
                <w:color w:val="auto"/>
                <w:shd w:val="clear" w:color="auto" w:fill="FFFFFF"/>
                <w:rPrChange w:id="305" w:author="Мария Савина" w:date="2026-08-20T00:41:00Z" w16du:dateUtc="2026-08-19T22:41:00Z">
                  <w:rPr>
                    <w:ins w:id="306" w:author="Мария Савина" w:date="2026-08-19T16:09:00Z"/>
                    <w:rFonts w:eastAsia="Times New Roman" w:cs="Times New Roman"/>
                    <w:b/>
                    <w:bCs/>
                    <w:i/>
                    <w:iCs/>
                    <w:color w:val="595959"/>
                    <w:sz w:val="48"/>
                    <w:szCs w:val="48"/>
                    <w:shd w:val="clear" w:color="auto" w:fill="FFFFFF"/>
                  </w:rPr>
                </w:rPrChange>
              </w:rPr>
            </w:pPr>
            <w:ins w:id="307" w:author="Мария Савина" w:date="2026-08-19T16:09:00Z">
              <w:r w:rsidRPr="00281062">
                <w:rPr>
                  <w:rFonts w:eastAsia="Times New Roman" w:cs="Times New Roman"/>
                  <w:color w:val="auto"/>
                  <w:shd w:val="clear" w:color="auto" w:fill="FFFFFF"/>
                  <w:rPrChange w:id="308" w:author="Мария Савина" w:date="2026-08-20T00:41:00Z" w16du:dateUtc="2026-08-19T22:41:00Z">
                    <w:rPr>
                      <w:rFonts w:eastAsia="Times New Roman" w:cs="Times New Roman"/>
                      <w:b/>
                      <w:bCs/>
                      <w:i/>
                      <w:iCs/>
                      <w:color w:val="595959"/>
                      <w:sz w:val="48"/>
                      <w:szCs w:val="48"/>
                      <w:shd w:val="clear" w:color="auto" w:fill="FFFFFF"/>
                    </w:rPr>
                  </w:rPrChange>
                </w:rPr>
                <w:t>6 месяцев</w:t>
              </w:r>
            </w:ins>
          </w:p>
        </w:tc>
      </w:tr>
      <w:tr w:rsidR="005D2742" w:rsidRPr="00281062" w14:paraId="5D6BFCB2" w14:textId="77777777" w:rsidTr="005D2742">
        <w:trPr>
          <w:ins w:id="309" w:author="Мария Савина" w:date="2026-08-19T16:09:00Z"/>
          <w:trPrChange w:id="310" w:author="Мария Савина" w:date="2026-08-19T16:10:00Z" w16du:dateUtc="2026-08-19T14:10:00Z">
            <w:trPr>
              <w:gridAfter w:val="0"/>
            </w:trPr>
          </w:trPrChange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311" w:author="Мария Савина" w:date="2026-08-19T16:10:00Z" w16du:dateUtc="2026-08-19T14:10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8335EAF" w14:textId="77777777" w:rsidR="005D2742" w:rsidRPr="00281062" w:rsidRDefault="005D2742" w:rsidP="005D2742">
            <w:pPr>
              <w:spacing w:before="280" w:after="280" w:line="240" w:lineRule="auto"/>
              <w:rPr>
                <w:ins w:id="312" w:author="Мария Савина" w:date="2026-08-19T16:09:00Z"/>
                <w:rFonts w:eastAsia="Times New Roman" w:cs="Times New Roman"/>
                <w:color w:val="auto"/>
                <w:shd w:val="clear" w:color="auto" w:fill="FFFFFF"/>
                <w:rPrChange w:id="313" w:author="Мария Савина" w:date="2026-08-20T00:41:00Z" w16du:dateUtc="2026-08-19T22:41:00Z">
                  <w:rPr>
                    <w:ins w:id="314" w:author="Мария Савина" w:date="2026-08-19T16:09:00Z"/>
                    <w:rFonts w:eastAsia="Times New Roman" w:cs="Times New Roman"/>
                    <w:b/>
                    <w:bCs/>
                    <w:i/>
                    <w:iCs/>
                    <w:color w:val="595959"/>
                    <w:sz w:val="48"/>
                    <w:szCs w:val="48"/>
                    <w:shd w:val="clear" w:color="auto" w:fill="FFFFFF"/>
                  </w:rPr>
                </w:rPrChange>
              </w:rPr>
            </w:pPr>
            <w:ins w:id="315" w:author="Мария Савина" w:date="2026-08-19T16:09:00Z">
              <w:r w:rsidRPr="00281062">
                <w:rPr>
                  <w:rFonts w:eastAsia="Times New Roman" w:cs="Times New Roman"/>
                  <w:color w:val="auto"/>
                  <w:shd w:val="clear" w:color="auto" w:fill="FFFFFF"/>
                  <w:rPrChange w:id="316" w:author="Мария Савина" w:date="2026-08-20T00:41:00Z" w16du:dateUtc="2026-08-19T22:41:00Z">
                    <w:rPr>
                      <w:rFonts w:eastAsia="Times New Roman" w:cs="Times New Roman"/>
                      <w:b/>
                      <w:bCs/>
                      <w:i/>
                      <w:iCs/>
                      <w:color w:val="595959"/>
                      <w:sz w:val="48"/>
                      <w:szCs w:val="48"/>
                      <w:shd w:val="clear" w:color="auto" w:fill="FFFFFF"/>
                    </w:rPr>
                  </w:rPrChange>
                </w:rPr>
                <w:t>Количество отмен заказов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317" w:author="Мария Савина" w:date="2026-08-19T16:10:00Z" w16du:dateUtc="2026-08-19T14:10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5C43B10" w14:textId="77777777" w:rsidR="005D2742" w:rsidRPr="00281062" w:rsidRDefault="005D2742" w:rsidP="005D2742">
            <w:pPr>
              <w:spacing w:before="280" w:after="280" w:line="240" w:lineRule="auto"/>
              <w:rPr>
                <w:ins w:id="318" w:author="Мария Савина" w:date="2026-08-19T16:09:00Z"/>
                <w:rFonts w:eastAsia="Times New Roman" w:cs="Times New Roman"/>
                <w:color w:val="auto"/>
                <w:shd w:val="clear" w:color="auto" w:fill="FFFFFF"/>
                <w:rPrChange w:id="319" w:author="Мария Савина" w:date="2026-08-20T00:41:00Z" w16du:dateUtc="2026-08-19T22:41:00Z">
                  <w:rPr>
                    <w:ins w:id="320" w:author="Мария Савина" w:date="2026-08-19T16:09:00Z"/>
                    <w:rFonts w:eastAsia="Times New Roman" w:cs="Times New Roman"/>
                    <w:b/>
                    <w:bCs/>
                    <w:i/>
                    <w:iCs/>
                    <w:color w:val="595959"/>
                    <w:sz w:val="48"/>
                    <w:szCs w:val="48"/>
                    <w:shd w:val="clear" w:color="auto" w:fill="FFFFFF"/>
                  </w:rPr>
                </w:rPrChange>
              </w:rPr>
            </w:pPr>
            <w:ins w:id="321" w:author="Мария Савина" w:date="2026-08-19T16:09:00Z">
              <w:r w:rsidRPr="00281062">
                <w:rPr>
                  <w:rFonts w:eastAsia="Times New Roman" w:cs="Times New Roman"/>
                  <w:color w:val="auto"/>
                  <w:shd w:val="clear" w:color="auto" w:fill="FFFFFF"/>
                  <w:rPrChange w:id="322" w:author="Мария Савина" w:date="2026-08-20T00:41:00Z" w16du:dateUtc="2026-08-19T22:41:00Z">
                    <w:rPr>
                      <w:rFonts w:eastAsia="Times New Roman" w:cs="Times New Roman"/>
                      <w:b/>
                      <w:bCs/>
                      <w:i/>
                      <w:iCs/>
                      <w:color w:val="595959"/>
                      <w:sz w:val="48"/>
                      <w:szCs w:val="48"/>
                      <w:shd w:val="clear" w:color="auto" w:fill="FFFFFF"/>
                    </w:rPr>
                  </w:rPrChange>
                </w:rPr>
                <w:t>Снижение на 50%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323" w:author="Мария Савина" w:date="2026-08-19T16:10:00Z" w16du:dateUtc="2026-08-19T14:10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141AA656" w14:textId="77777777" w:rsidR="005D2742" w:rsidRPr="00281062" w:rsidRDefault="005D2742" w:rsidP="005D2742">
            <w:pPr>
              <w:spacing w:before="280" w:after="280" w:line="240" w:lineRule="auto"/>
              <w:rPr>
                <w:ins w:id="324" w:author="Мария Савина" w:date="2026-08-19T16:09:00Z"/>
                <w:rFonts w:eastAsia="Times New Roman" w:cs="Times New Roman"/>
                <w:color w:val="auto"/>
                <w:shd w:val="clear" w:color="auto" w:fill="FFFFFF"/>
                <w:rPrChange w:id="325" w:author="Мария Савина" w:date="2026-08-20T00:41:00Z" w16du:dateUtc="2026-08-19T22:41:00Z">
                  <w:rPr>
                    <w:ins w:id="326" w:author="Мария Савина" w:date="2026-08-19T16:09:00Z"/>
                    <w:rFonts w:eastAsia="Times New Roman" w:cs="Times New Roman"/>
                    <w:b/>
                    <w:bCs/>
                    <w:i/>
                    <w:iCs/>
                    <w:color w:val="595959"/>
                    <w:sz w:val="48"/>
                    <w:szCs w:val="48"/>
                    <w:shd w:val="clear" w:color="auto" w:fill="FFFFFF"/>
                  </w:rPr>
                </w:rPrChange>
              </w:rPr>
            </w:pPr>
            <w:ins w:id="327" w:author="Мария Савина" w:date="2026-08-19T16:09:00Z">
              <w:r w:rsidRPr="00281062">
                <w:rPr>
                  <w:rFonts w:eastAsia="Times New Roman" w:cs="Times New Roman"/>
                  <w:color w:val="auto"/>
                  <w:shd w:val="clear" w:color="auto" w:fill="FFFFFF"/>
                  <w:rPrChange w:id="328" w:author="Мария Савина" w:date="2026-08-20T00:41:00Z" w16du:dateUtc="2026-08-19T22:41:00Z">
                    <w:rPr>
                      <w:rFonts w:eastAsia="Times New Roman" w:cs="Times New Roman"/>
                      <w:b/>
                      <w:bCs/>
                      <w:i/>
                      <w:iCs/>
                      <w:color w:val="595959"/>
                      <w:sz w:val="48"/>
                      <w:szCs w:val="48"/>
                      <w:shd w:val="clear" w:color="auto" w:fill="FFFFFF"/>
                    </w:rPr>
                  </w:rPrChange>
                </w:rPr>
                <w:t>6 месяцев</w:t>
              </w:r>
            </w:ins>
          </w:p>
        </w:tc>
      </w:tr>
      <w:tr w:rsidR="005D2742" w:rsidRPr="00281062" w14:paraId="4A7D46FF" w14:textId="77777777" w:rsidTr="005D2742">
        <w:trPr>
          <w:ins w:id="329" w:author="Мария Савина" w:date="2026-08-19T16:09:00Z"/>
          <w:trPrChange w:id="330" w:author="Мария Савина" w:date="2026-08-19T16:10:00Z" w16du:dateUtc="2026-08-19T14:10:00Z">
            <w:trPr>
              <w:gridAfter w:val="0"/>
            </w:trPr>
          </w:trPrChange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331" w:author="Мария Савина" w:date="2026-08-19T16:10:00Z" w16du:dateUtc="2026-08-19T14:10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2CA0F22" w14:textId="77777777" w:rsidR="005D2742" w:rsidRPr="00281062" w:rsidRDefault="005D2742" w:rsidP="005D2742">
            <w:pPr>
              <w:spacing w:before="280" w:after="280" w:line="240" w:lineRule="auto"/>
              <w:rPr>
                <w:ins w:id="332" w:author="Мария Савина" w:date="2026-08-19T16:09:00Z"/>
                <w:rFonts w:eastAsia="Times New Roman" w:cs="Times New Roman"/>
                <w:color w:val="auto"/>
                <w:shd w:val="clear" w:color="auto" w:fill="FFFFFF"/>
                <w:rPrChange w:id="333" w:author="Мария Савина" w:date="2026-08-20T00:41:00Z" w16du:dateUtc="2026-08-19T22:41:00Z">
                  <w:rPr>
                    <w:ins w:id="334" w:author="Мария Савина" w:date="2026-08-19T16:09:00Z"/>
                    <w:rFonts w:eastAsia="Times New Roman" w:cs="Times New Roman"/>
                    <w:b/>
                    <w:bCs/>
                    <w:i/>
                    <w:iCs/>
                    <w:color w:val="595959"/>
                    <w:sz w:val="48"/>
                    <w:szCs w:val="48"/>
                    <w:shd w:val="clear" w:color="auto" w:fill="FFFFFF"/>
                  </w:rPr>
                </w:rPrChange>
              </w:rPr>
            </w:pPr>
            <w:ins w:id="335" w:author="Мария Савина" w:date="2026-08-19T16:09:00Z">
              <w:r w:rsidRPr="00281062">
                <w:rPr>
                  <w:rFonts w:eastAsia="Times New Roman" w:cs="Times New Roman"/>
                  <w:color w:val="auto"/>
                  <w:shd w:val="clear" w:color="auto" w:fill="FFFFFF"/>
                  <w:rPrChange w:id="336" w:author="Мария Савина" w:date="2026-08-20T00:41:00Z" w16du:dateUtc="2026-08-19T22:41:00Z">
                    <w:rPr>
                      <w:rFonts w:eastAsia="Times New Roman" w:cs="Times New Roman"/>
                      <w:b/>
                      <w:bCs/>
                      <w:i/>
                      <w:iCs/>
                      <w:color w:val="595959"/>
                      <w:sz w:val="48"/>
                      <w:szCs w:val="48"/>
                      <w:shd w:val="clear" w:color="auto" w:fill="FFFFFF"/>
                    </w:rPr>
                  </w:rPrChange>
                </w:rPr>
                <w:t>Конверсия онлайн-заказов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337" w:author="Мария Савина" w:date="2026-08-19T16:10:00Z" w16du:dateUtc="2026-08-19T14:10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CB3565A" w14:textId="77777777" w:rsidR="005D2742" w:rsidRPr="00281062" w:rsidRDefault="005D2742" w:rsidP="005D2742">
            <w:pPr>
              <w:spacing w:before="280" w:after="280" w:line="240" w:lineRule="auto"/>
              <w:rPr>
                <w:ins w:id="338" w:author="Мария Савина" w:date="2026-08-19T16:09:00Z"/>
                <w:rFonts w:eastAsia="Times New Roman" w:cs="Times New Roman"/>
                <w:color w:val="auto"/>
                <w:shd w:val="clear" w:color="auto" w:fill="FFFFFF"/>
                <w:rPrChange w:id="339" w:author="Мария Савина" w:date="2026-08-20T00:41:00Z" w16du:dateUtc="2026-08-19T22:41:00Z">
                  <w:rPr>
                    <w:ins w:id="340" w:author="Мария Савина" w:date="2026-08-19T16:09:00Z"/>
                    <w:rFonts w:eastAsia="Times New Roman" w:cs="Times New Roman"/>
                    <w:b/>
                    <w:bCs/>
                    <w:i/>
                    <w:iCs/>
                    <w:color w:val="595959"/>
                    <w:sz w:val="48"/>
                    <w:szCs w:val="48"/>
                    <w:shd w:val="clear" w:color="auto" w:fill="FFFFFF"/>
                  </w:rPr>
                </w:rPrChange>
              </w:rPr>
            </w:pPr>
            <w:ins w:id="341" w:author="Мария Савина" w:date="2026-08-19T16:09:00Z">
              <w:r w:rsidRPr="00281062">
                <w:rPr>
                  <w:rFonts w:eastAsia="Times New Roman" w:cs="Times New Roman"/>
                  <w:color w:val="auto"/>
                  <w:shd w:val="clear" w:color="auto" w:fill="FFFFFF"/>
                  <w:rPrChange w:id="342" w:author="Мария Савина" w:date="2026-08-20T00:41:00Z" w16du:dateUtc="2026-08-19T22:41:00Z">
                    <w:rPr>
                      <w:rFonts w:eastAsia="Times New Roman" w:cs="Times New Roman"/>
                      <w:b/>
                      <w:bCs/>
                      <w:i/>
                      <w:iCs/>
                      <w:color w:val="595959"/>
                      <w:sz w:val="48"/>
                      <w:szCs w:val="48"/>
                      <w:shd w:val="clear" w:color="auto" w:fill="FFFFFF"/>
                    </w:rPr>
                  </w:rPrChange>
                </w:rPr>
                <w:t>Рост на 20%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343" w:author="Мария Савина" w:date="2026-08-19T16:10:00Z" w16du:dateUtc="2026-08-19T14:10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3704B414" w14:textId="77777777" w:rsidR="005D2742" w:rsidRPr="00281062" w:rsidRDefault="005D2742" w:rsidP="005D2742">
            <w:pPr>
              <w:spacing w:before="280" w:after="280" w:line="240" w:lineRule="auto"/>
              <w:rPr>
                <w:ins w:id="344" w:author="Мария Савина" w:date="2026-08-19T16:09:00Z"/>
                <w:rFonts w:eastAsia="Times New Roman" w:cs="Times New Roman"/>
                <w:color w:val="auto"/>
                <w:shd w:val="clear" w:color="auto" w:fill="FFFFFF"/>
                <w:rPrChange w:id="345" w:author="Мария Савина" w:date="2026-08-20T00:41:00Z" w16du:dateUtc="2026-08-19T22:41:00Z">
                  <w:rPr>
                    <w:ins w:id="346" w:author="Мария Савина" w:date="2026-08-19T16:09:00Z"/>
                    <w:rFonts w:eastAsia="Times New Roman" w:cs="Times New Roman"/>
                    <w:b/>
                    <w:bCs/>
                    <w:i/>
                    <w:iCs/>
                    <w:color w:val="595959"/>
                    <w:sz w:val="48"/>
                    <w:szCs w:val="48"/>
                    <w:shd w:val="clear" w:color="auto" w:fill="FFFFFF"/>
                  </w:rPr>
                </w:rPrChange>
              </w:rPr>
            </w:pPr>
            <w:ins w:id="347" w:author="Мария Савина" w:date="2026-08-19T16:09:00Z">
              <w:r w:rsidRPr="00281062">
                <w:rPr>
                  <w:rFonts w:eastAsia="Times New Roman" w:cs="Times New Roman"/>
                  <w:color w:val="auto"/>
                  <w:shd w:val="clear" w:color="auto" w:fill="FFFFFF"/>
                  <w:rPrChange w:id="348" w:author="Мария Савина" w:date="2026-08-20T00:41:00Z" w16du:dateUtc="2026-08-19T22:41:00Z">
                    <w:rPr>
                      <w:rFonts w:eastAsia="Times New Roman" w:cs="Times New Roman"/>
                      <w:b/>
                      <w:bCs/>
                      <w:i/>
                      <w:iCs/>
                      <w:color w:val="595959"/>
                      <w:sz w:val="48"/>
                      <w:szCs w:val="48"/>
                      <w:shd w:val="clear" w:color="auto" w:fill="FFFFFF"/>
                    </w:rPr>
                  </w:rPrChange>
                </w:rPr>
                <w:t>6 месяцев</w:t>
              </w:r>
            </w:ins>
          </w:p>
        </w:tc>
      </w:tr>
      <w:tr w:rsidR="005D2742" w:rsidRPr="00281062" w14:paraId="77F81B72" w14:textId="77777777" w:rsidTr="005D2742">
        <w:trPr>
          <w:ins w:id="349" w:author="Мария Савина" w:date="2026-08-19T16:09:00Z"/>
          <w:trPrChange w:id="350" w:author="Мария Савина" w:date="2026-08-19T16:10:00Z" w16du:dateUtc="2026-08-19T14:10:00Z">
            <w:trPr>
              <w:gridAfter w:val="0"/>
            </w:trPr>
          </w:trPrChange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351" w:author="Мария Савина" w:date="2026-08-19T16:10:00Z" w16du:dateUtc="2026-08-19T14:10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3197569" w14:textId="77777777" w:rsidR="005D2742" w:rsidRPr="00281062" w:rsidRDefault="005D2742" w:rsidP="005D2742">
            <w:pPr>
              <w:spacing w:before="280" w:after="280" w:line="240" w:lineRule="auto"/>
              <w:rPr>
                <w:ins w:id="352" w:author="Мария Савина" w:date="2026-08-19T16:09:00Z"/>
                <w:rFonts w:eastAsia="Times New Roman" w:cs="Times New Roman"/>
                <w:color w:val="auto"/>
                <w:shd w:val="clear" w:color="auto" w:fill="FFFFFF"/>
                <w:rPrChange w:id="353" w:author="Мария Савина" w:date="2026-08-20T00:41:00Z" w16du:dateUtc="2026-08-19T22:41:00Z">
                  <w:rPr>
                    <w:ins w:id="354" w:author="Мария Савина" w:date="2026-08-19T16:09:00Z"/>
                    <w:rFonts w:eastAsia="Times New Roman" w:cs="Times New Roman"/>
                    <w:b/>
                    <w:bCs/>
                    <w:i/>
                    <w:iCs/>
                    <w:color w:val="595959"/>
                    <w:sz w:val="48"/>
                    <w:szCs w:val="48"/>
                    <w:shd w:val="clear" w:color="auto" w:fill="FFFFFF"/>
                  </w:rPr>
                </w:rPrChange>
              </w:rPr>
            </w:pPr>
            <w:ins w:id="355" w:author="Мария Савина" w:date="2026-08-19T16:09:00Z">
              <w:r w:rsidRPr="00281062">
                <w:rPr>
                  <w:rFonts w:eastAsia="Times New Roman" w:cs="Times New Roman"/>
                  <w:color w:val="auto"/>
                  <w:shd w:val="clear" w:color="auto" w:fill="FFFFFF"/>
                  <w:rPrChange w:id="356" w:author="Мария Савина" w:date="2026-08-20T00:41:00Z" w16du:dateUtc="2026-08-19T22:41:00Z">
                    <w:rPr>
                      <w:rFonts w:eastAsia="Times New Roman" w:cs="Times New Roman"/>
                      <w:b/>
                      <w:bCs/>
                      <w:i/>
                      <w:iCs/>
                      <w:color w:val="595959"/>
                      <w:sz w:val="48"/>
                      <w:szCs w:val="48"/>
                      <w:shd w:val="clear" w:color="auto" w:fill="FFFFFF"/>
                    </w:rPr>
                  </w:rPrChange>
                </w:rPr>
                <w:t>Повторные покупки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357" w:author="Мария Савина" w:date="2026-08-19T16:10:00Z" w16du:dateUtc="2026-08-19T14:10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2BA0FA4" w14:textId="77777777" w:rsidR="005D2742" w:rsidRPr="00281062" w:rsidRDefault="005D2742" w:rsidP="005D2742">
            <w:pPr>
              <w:spacing w:before="280" w:after="280" w:line="240" w:lineRule="auto"/>
              <w:rPr>
                <w:ins w:id="358" w:author="Мария Савина" w:date="2026-08-19T16:09:00Z"/>
                <w:rFonts w:eastAsia="Times New Roman" w:cs="Times New Roman"/>
                <w:color w:val="auto"/>
                <w:shd w:val="clear" w:color="auto" w:fill="FFFFFF"/>
                <w:rPrChange w:id="359" w:author="Мария Савина" w:date="2026-08-20T00:41:00Z" w16du:dateUtc="2026-08-19T22:41:00Z">
                  <w:rPr>
                    <w:ins w:id="360" w:author="Мария Савина" w:date="2026-08-19T16:09:00Z"/>
                    <w:rFonts w:eastAsia="Times New Roman" w:cs="Times New Roman"/>
                    <w:b/>
                    <w:bCs/>
                    <w:i/>
                    <w:iCs/>
                    <w:color w:val="595959"/>
                    <w:sz w:val="48"/>
                    <w:szCs w:val="48"/>
                    <w:shd w:val="clear" w:color="auto" w:fill="FFFFFF"/>
                  </w:rPr>
                </w:rPrChange>
              </w:rPr>
            </w:pPr>
            <w:ins w:id="361" w:author="Мария Савина" w:date="2026-08-19T16:09:00Z">
              <w:r w:rsidRPr="00281062">
                <w:rPr>
                  <w:rFonts w:eastAsia="Times New Roman" w:cs="Times New Roman"/>
                  <w:color w:val="auto"/>
                  <w:shd w:val="clear" w:color="auto" w:fill="FFFFFF"/>
                  <w:rPrChange w:id="362" w:author="Мария Савина" w:date="2026-08-20T00:41:00Z" w16du:dateUtc="2026-08-19T22:41:00Z">
                    <w:rPr>
                      <w:rFonts w:eastAsia="Times New Roman" w:cs="Times New Roman"/>
                      <w:b/>
                      <w:bCs/>
                      <w:i/>
                      <w:iCs/>
                      <w:color w:val="595959"/>
                      <w:sz w:val="48"/>
                      <w:szCs w:val="48"/>
                      <w:shd w:val="clear" w:color="auto" w:fill="FFFFFF"/>
                    </w:rPr>
                  </w:rPrChange>
                </w:rPr>
                <w:t>Рост на 25%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363" w:author="Мария Савина" w:date="2026-08-19T16:10:00Z" w16du:dateUtc="2026-08-19T14:10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76F6DFE4" w14:textId="77777777" w:rsidR="005D2742" w:rsidRPr="00281062" w:rsidRDefault="005D2742" w:rsidP="005D2742">
            <w:pPr>
              <w:spacing w:before="280" w:after="280" w:line="240" w:lineRule="auto"/>
              <w:rPr>
                <w:ins w:id="364" w:author="Мария Савина" w:date="2026-08-19T16:09:00Z"/>
                <w:rFonts w:eastAsia="Times New Roman" w:cs="Times New Roman"/>
                <w:color w:val="auto"/>
                <w:shd w:val="clear" w:color="auto" w:fill="FFFFFF"/>
                <w:rPrChange w:id="365" w:author="Мария Савина" w:date="2026-08-20T00:41:00Z" w16du:dateUtc="2026-08-19T22:41:00Z">
                  <w:rPr>
                    <w:ins w:id="366" w:author="Мария Савина" w:date="2026-08-19T16:09:00Z"/>
                    <w:rFonts w:eastAsia="Times New Roman" w:cs="Times New Roman"/>
                    <w:b/>
                    <w:bCs/>
                    <w:i/>
                    <w:iCs/>
                    <w:color w:val="595959"/>
                    <w:sz w:val="48"/>
                    <w:szCs w:val="48"/>
                    <w:shd w:val="clear" w:color="auto" w:fill="FFFFFF"/>
                  </w:rPr>
                </w:rPrChange>
              </w:rPr>
            </w:pPr>
            <w:ins w:id="367" w:author="Мария Савина" w:date="2026-08-19T16:09:00Z">
              <w:r w:rsidRPr="00281062">
                <w:rPr>
                  <w:rFonts w:eastAsia="Times New Roman" w:cs="Times New Roman"/>
                  <w:color w:val="auto"/>
                  <w:shd w:val="clear" w:color="auto" w:fill="FFFFFF"/>
                  <w:rPrChange w:id="368" w:author="Мария Савина" w:date="2026-08-20T00:41:00Z" w16du:dateUtc="2026-08-19T22:41:00Z">
                    <w:rPr>
                      <w:rFonts w:eastAsia="Times New Roman" w:cs="Times New Roman"/>
                      <w:b/>
                      <w:bCs/>
                      <w:i/>
                      <w:iCs/>
                      <w:color w:val="595959"/>
                      <w:sz w:val="48"/>
                      <w:szCs w:val="48"/>
                      <w:shd w:val="clear" w:color="auto" w:fill="FFFFFF"/>
                    </w:rPr>
                  </w:rPrChange>
                </w:rPr>
                <w:t>6 месяцев</w:t>
              </w:r>
            </w:ins>
          </w:p>
        </w:tc>
      </w:tr>
      <w:tr w:rsidR="005D2742" w:rsidRPr="00281062" w14:paraId="773931F5" w14:textId="77777777" w:rsidTr="005D2742">
        <w:trPr>
          <w:ins w:id="369" w:author="Мария Савина" w:date="2026-08-19T16:09:00Z"/>
          <w:trPrChange w:id="370" w:author="Мария Савина" w:date="2026-08-19T16:10:00Z" w16du:dateUtc="2026-08-19T14:10:00Z">
            <w:trPr>
              <w:gridAfter w:val="0"/>
            </w:trPr>
          </w:trPrChange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371" w:author="Мария Савина" w:date="2026-08-19T16:10:00Z" w16du:dateUtc="2026-08-19T14:10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441DABB" w14:textId="77777777" w:rsidR="005D2742" w:rsidRPr="00281062" w:rsidRDefault="005D2742" w:rsidP="005D2742">
            <w:pPr>
              <w:spacing w:before="280" w:after="280" w:line="240" w:lineRule="auto"/>
              <w:rPr>
                <w:ins w:id="372" w:author="Мария Савина" w:date="2026-08-19T16:09:00Z"/>
                <w:rFonts w:eastAsia="Times New Roman" w:cs="Times New Roman"/>
                <w:color w:val="auto"/>
                <w:shd w:val="clear" w:color="auto" w:fill="FFFFFF"/>
                <w:rPrChange w:id="373" w:author="Мария Савина" w:date="2026-08-20T00:41:00Z" w16du:dateUtc="2026-08-19T22:41:00Z">
                  <w:rPr>
                    <w:ins w:id="374" w:author="Мария Савина" w:date="2026-08-19T16:09:00Z"/>
                    <w:rFonts w:eastAsia="Times New Roman" w:cs="Times New Roman"/>
                    <w:b/>
                    <w:bCs/>
                    <w:i/>
                    <w:iCs/>
                    <w:color w:val="595959"/>
                    <w:sz w:val="48"/>
                    <w:szCs w:val="48"/>
                    <w:shd w:val="clear" w:color="auto" w:fill="FFFFFF"/>
                  </w:rPr>
                </w:rPrChange>
              </w:rPr>
            </w:pPr>
            <w:ins w:id="375" w:author="Мария Савина" w:date="2026-08-19T16:09:00Z">
              <w:r w:rsidRPr="00281062">
                <w:rPr>
                  <w:rFonts w:eastAsia="Times New Roman" w:cs="Times New Roman"/>
                  <w:color w:val="auto"/>
                  <w:shd w:val="clear" w:color="auto" w:fill="FFFFFF"/>
                  <w:rPrChange w:id="376" w:author="Мария Савина" w:date="2026-08-20T00:41:00Z" w16du:dateUtc="2026-08-19T22:41:00Z">
                    <w:rPr>
                      <w:rFonts w:eastAsia="Times New Roman" w:cs="Times New Roman"/>
                      <w:b/>
                      <w:bCs/>
                      <w:i/>
                      <w:iCs/>
                      <w:color w:val="595959"/>
                      <w:sz w:val="48"/>
                      <w:szCs w:val="48"/>
                      <w:shd w:val="clear" w:color="auto" w:fill="FFFFFF"/>
                    </w:rPr>
                  </w:rPrChange>
                </w:rPr>
                <w:t>Нагрузка на персонал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377" w:author="Мария Савина" w:date="2026-08-19T16:10:00Z" w16du:dateUtc="2026-08-19T14:10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D70E437" w14:textId="77777777" w:rsidR="005D2742" w:rsidRPr="00281062" w:rsidRDefault="005D2742" w:rsidP="005D2742">
            <w:pPr>
              <w:spacing w:before="280" w:after="280" w:line="240" w:lineRule="auto"/>
              <w:rPr>
                <w:ins w:id="378" w:author="Мария Савина" w:date="2026-08-19T16:09:00Z"/>
                <w:rFonts w:eastAsia="Times New Roman" w:cs="Times New Roman"/>
                <w:color w:val="auto"/>
                <w:shd w:val="clear" w:color="auto" w:fill="FFFFFF"/>
                <w:rPrChange w:id="379" w:author="Мария Савина" w:date="2026-08-20T00:41:00Z" w16du:dateUtc="2026-08-19T22:41:00Z">
                  <w:rPr>
                    <w:ins w:id="380" w:author="Мария Савина" w:date="2026-08-19T16:09:00Z"/>
                    <w:rFonts w:eastAsia="Times New Roman" w:cs="Times New Roman"/>
                    <w:b/>
                    <w:bCs/>
                    <w:i/>
                    <w:iCs/>
                    <w:color w:val="595959"/>
                    <w:sz w:val="48"/>
                    <w:szCs w:val="48"/>
                    <w:shd w:val="clear" w:color="auto" w:fill="FFFFFF"/>
                  </w:rPr>
                </w:rPrChange>
              </w:rPr>
            </w:pPr>
            <w:ins w:id="381" w:author="Мария Савина" w:date="2026-08-19T16:09:00Z">
              <w:r w:rsidRPr="00281062">
                <w:rPr>
                  <w:rFonts w:eastAsia="Times New Roman" w:cs="Times New Roman"/>
                  <w:color w:val="auto"/>
                  <w:shd w:val="clear" w:color="auto" w:fill="FFFFFF"/>
                  <w:rPrChange w:id="382" w:author="Мария Савина" w:date="2026-08-20T00:41:00Z" w16du:dateUtc="2026-08-19T22:41:00Z">
                    <w:rPr>
                      <w:rFonts w:eastAsia="Times New Roman" w:cs="Times New Roman"/>
                      <w:b/>
                      <w:bCs/>
                      <w:i/>
                      <w:iCs/>
                      <w:color w:val="595959"/>
                      <w:sz w:val="48"/>
                      <w:szCs w:val="48"/>
                      <w:shd w:val="clear" w:color="auto" w:fill="FFFFFF"/>
                    </w:rPr>
                  </w:rPrChange>
                </w:rPr>
                <w:t>Снижение на 70%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383" w:author="Мария Савина" w:date="2026-08-19T16:10:00Z" w16du:dateUtc="2026-08-19T14:10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1EEFF93C" w14:textId="77777777" w:rsidR="005D2742" w:rsidRPr="00281062" w:rsidRDefault="005D2742" w:rsidP="005D2742">
            <w:pPr>
              <w:spacing w:before="280" w:after="280" w:line="240" w:lineRule="auto"/>
              <w:rPr>
                <w:ins w:id="384" w:author="Мария Савина" w:date="2026-08-19T16:09:00Z"/>
                <w:rFonts w:eastAsia="Times New Roman" w:cs="Times New Roman"/>
                <w:color w:val="auto"/>
                <w:shd w:val="clear" w:color="auto" w:fill="FFFFFF"/>
                <w:rPrChange w:id="385" w:author="Мария Савина" w:date="2026-08-20T00:41:00Z" w16du:dateUtc="2026-08-19T22:41:00Z">
                  <w:rPr>
                    <w:ins w:id="386" w:author="Мария Савина" w:date="2026-08-19T16:09:00Z"/>
                    <w:rFonts w:eastAsia="Times New Roman" w:cs="Times New Roman"/>
                    <w:b/>
                    <w:bCs/>
                    <w:i/>
                    <w:iCs/>
                    <w:color w:val="595959"/>
                    <w:sz w:val="48"/>
                    <w:szCs w:val="48"/>
                    <w:shd w:val="clear" w:color="auto" w:fill="FFFFFF"/>
                  </w:rPr>
                </w:rPrChange>
              </w:rPr>
            </w:pPr>
            <w:ins w:id="387" w:author="Мария Савина" w:date="2026-08-19T16:09:00Z">
              <w:r w:rsidRPr="00281062">
                <w:rPr>
                  <w:rFonts w:eastAsia="Times New Roman" w:cs="Times New Roman"/>
                  <w:color w:val="auto"/>
                  <w:shd w:val="clear" w:color="auto" w:fill="FFFFFF"/>
                  <w:rPrChange w:id="388" w:author="Мария Савина" w:date="2026-08-20T00:41:00Z" w16du:dateUtc="2026-08-19T22:41:00Z">
                    <w:rPr>
                      <w:rFonts w:eastAsia="Times New Roman" w:cs="Times New Roman"/>
                      <w:b/>
                      <w:bCs/>
                      <w:i/>
                      <w:iCs/>
                      <w:color w:val="595959"/>
                      <w:sz w:val="48"/>
                      <w:szCs w:val="48"/>
                      <w:shd w:val="clear" w:color="auto" w:fill="FFFFFF"/>
                    </w:rPr>
                  </w:rPrChange>
                </w:rPr>
                <w:t>6 месяцев</w:t>
              </w:r>
            </w:ins>
          </w:p>
        </w:tc>
      </w:tr>
    </w:tbl>
    <w:p w14:paraId="577ABAF5" w14:textId="36144381" w:rsidR="009A0F1B" w:rsidRPr="00281062" w:rsidDel="005D2742" w:rsidRDefault="00000000">
      <w:pPr>
        <w:shd w:val="clear" w:color="auto" w:fill="FFFFFF"/>
        <w:rPr>
          <w:del w:id="389" w:author="Мария Савина" w:date="2026-08-19T16:09:00Z" w16du:dateUtc="2026-08-19T14:09:00Z"/>
          <w:rFonts w:cs="Times New Roman"/>
          <w:color w:val="auto"/>
          <w:rPrChange w:id="390" w:author="Мария Савина" w:date="2026-08-20T00:41:00Z" w16du:dateUtc="2026-08-19T22:41:00Z">
            <w:rPr>
              <w:del w:id="391" w:author="Мария Савина" w:date="2026-08-19T16:09:00Z" w16du:dateUtc="2026-08-19T14:09:00Z"/>
              <w:i/>
              <w:iCs/>
              <w:color w:val="595959"/>
            </w:rPr>
          </w:rPrChange>
        </w:rPr>
      </w:pPr>
      <w:del w:id="392" w:author="Мария Савина" w:date="2026-08-19T16:09:00Z" w16du:dateUtc="2026-08-19T14:09:00Z">
        <w:r w:rsidRPr="00281062" w:rsidDel="005D2742">
          <w:rPr>
            <w:rFonts w:cs="Times New Roman"/>
            <w:color w:val="auto"/>
            <w:shd w:val="clear" w:color="auto" w:fill="FFFFFF"/>
            <w:rPrChange w:id="393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delText>Укажите</w:delText>
        </w:r>
        <w:r w:rsidRPr="00281062" w:rsidDel="005D2742">
          <w:rPr>
            <w:rFonts w:cs="Times New Roman"/>
            <w:color w:val="auto"/>
            <w:rPrChange w:id="394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delText>, какое именно ПО требует доработки и какие показатели эта доработка поможет достичь. Показатели возьмите из отчёта об обследовании</w:delText>
        </w:r>
      </w:del>
    </w:p>
    <w:p w14:paraId="1A633E58" w14:textId="77777777" w:rsidR="009A0F1B" w:rsidRPr="00281062" w:rsidRDefault="009A0F1B">
      <w:pPr>
        <w:pStyle w:val="10"/>
        <w:rPr>
          <w:color w:val="auto"/>
          <w:rPrChange w:id="395" w:author="Мария Савина" w:date="2026-08-20T00:41:00Z" w16du:dateUtc="2026-08-19T22:41:00Z">
            <w:rPr/>
          </w:rPrChange>
        </w:rPr>
      </w:pPr>
      <w:bookmarkStart w:id="396" w:name="_tkvz1aykb7pj"/>
      <w:bookmarkEnd w:id="396"/>
    </w:p>
    <w:p w14:paraId="53881512" w14:textId="77777777" w:rsidR="005D2742" w:rsidRPr="00281062" w:rsidRDefault="005D2742">
      <w:pPr>
        <w:pStyle w:val="10"/>
        <w:rPr>
          <w:ins w:id="397" w:author="Мария Савина" w:date="2026-08-19T16:10:00Z" w16du:dateUtc="2026-08-19T14:10:00Z"/>
          <w:rFonts w:eastAsia="Arial Unicode MS"/>
          <w:color w:val="auto"/>
          <w:rPrChange w:id="398" w:author="Мария Савина" w:date="2026-08-20T00:41:00Z" w16du:dateUtc="2026-08-19T22:41:00Z">
            <w:rPr>
              <w:ins w:id="399" w:author="Мария Савина" w:date="2026-08-19T16:10:00Z" w16du:dateUtc="2026-08-19T14:10:00Z"/>
              <w:rFonts w:eastAsia="Arial Unicode MS" w:cs="Arial Unicode MS"/>
            </w:rPr>
          </w:rPrChange>
        </w:rPr>
      </w:pPr>
      <w:bookmarkStart w:id="400" w:name="_znysh7"/>
      <w:bookmarkStart w:id="401" w:name="_Toc1"/>
      <w:bookmarkEnd w:id="400"/>
    </w:p>
    <w:p w14:paraId="6944D12D" w14:textId="77777777" w:rsidR="005D2742" w:rsidRPr="00281062" w:rsidRDefault="005D2742">
      <w:pPr>
        <w:pStyle w:val="10"/>
        <w:rPr>
          <w:ins w:id="402" w:author="Мария Савина" w:date="2026-08-19T16:10:00Z" w16du:dateUtc="2026-08-19T14:10:00Z"/>
          <w:rFonts w:eastAsia="Arial Unicode MS"/>
          <w:color w:val="auto"/>
          <w:rPrChange w:id="403" w:author="Мария Савина" w:date="2026-08-20T00:41:00Z" w16du:dateUtc="2026-08-19T22:41:00Z">
            <w:rPr>
              <w:ins w:id="404" w:author="Мария Савина" w:date="2026-08-19T16:10:00Z" w16du:dateUtc="2026-08-19T14:10:00Z"/>
              <w:rFonts w:eastAsia="Arial Unicode MS" w:cs="Arial Unicode MS"/>
            </w:rPr>
          </w:rPrChange>
        </w:rPr>
      </w:pPr>
    </w:p>
    <w:p w14:paraId="0F88BF44" w14:textId="77777777" w:rsidR="005D2742" w:rsidRPr="00281062" w:rsidRDefault="005D2742">
      <w:pPr>
        <w:pStyle w:val="10"/>
        <w:rPr>
          <w:ins w:id="405" w:author="Мария Савина" w:date="2026-08-19T16:10:00Z" w16du:dateUtc="2026-08-19T14:10:00Z"/>
          <w:rFonts w:eastAsia="Arial Unicode MS"/>
          <w:color w:val="auto"/>
          <w:rPrChange w:id="406" w:author="Мария Савина" w:date="2026-08-20T00:41:00Z" w16du:dateUtc="2026-08-19T22:41:00Z">
            <w:rPr>
              <w:ins w:id="407" w:author="Мария Савина" w:date="2026-08-19T16:10:00Z" w16du:dateUtc="2026-08-19T14:10:00Z"/>
              <w:rFonts w:eastAsia="Arial Unicode MS" w:cs="Arial Unicode MS"/>
            </w:rPr>
          </w:rPrChange>
        </w:rPr>
      </w:pPr>
    </w:p>
    <w:p w14:paraId="18051609" w14:textId="77777777" w:rsidR="005D2742" w:rsidRPr="00281062" w:rsidRDefault="005D2742">
      <w:pPr>
        <w:pStyle w:val="10"/>
        <w:rPr>
          <w:ins w:id="408" w:author="Мария Савина" w:date="2026-08-19T16:10:00Z" w16du:dateUtc="2026-08-19T14:10:00Z"/>
          <w:rFonts w:eastAsia="Arial Unicode MS"/>
          <w:color w:val="auto"/>
          <w:rPrChange w:id="409" w:author="Мария Савина" w:date="2026-08-20T00:41:00Z" w16du:dateUtc="2026-08-19T22:41:00Z">
            <w:rPr>
              <w:ins w:id="410" w:author="Мария Савина" w:date="2026-08-19T16:10:00Z" w16du:dateUtc="2026-08-19T14:10:00Z"/>
              <w:rFonts w:eastAsia="Arial Unicode MS" w:cs="Arial Unicode MS"/>
            </w:rPr>
          </w:rPrChange>
        </w:rPr>
      </w:pPr>
    </w:p>
    <w:p w14:paraId="6C5B7AAD" w14:textId="3EC7F4BF" w:rsidR="009A0F1B" w:rsidRPr="00281062" w:rsidRDefault="00000000">
      <w:pPr>
        <w:pStyle w:val="10"/>
        <w:rPr>
          <w:color w:val="auto"/>
          <w:rPrChange w:id="411" w:author="Мария Савина" w:date="2026-08-20T00:41:00Z" w16du:dateUtc="2026-08-19T22:41:00Z">
            <w:rPr/>
          </w:rPrChange>
        </w:rPr>
      </w:pPr>
      <w:r w:rsidRPr="00281062">
        <w:rPr>
          <w:rFonts w:eastAsia="Arial Unicode MS"/>
          <w:color w:val="auto"/>
          <w:rPrChange w:id="412" w:author="Мария Савина" w:date="2026-08-20T00:41:00Z" w16du:dateUtc="2026-08-19T22:41:00Z">
            <w:rPr>
              <w:rFonts w:eastAsia="Arial Unicode MS" w:cs="Arial Unicode MS"/>
            </w:rPr>
          </w:rPrChange>
        </w:rPr>
        <w:lastRenderedPageBreak/>
        <w:t>Глоссарий (опционально)</w:t>
      </w:r>
      <w:bookmarkEnd w:id="401"/>
    </w:p>
    <w:tbl>
      <w:tblPr>
        <w:tblStyle w:val="TableNormal"/>
        <w:tblW w:w="8642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861"/>
        <w:gridCol w:w="2923"/>
        <w:gridCol w:w="4858"/>
      </w:tblGrid>
      <w:tr w:rsidR="009A0F1B" w:rsidRPr="00281062" w:rsidDel="005D2742" w14:paraId="6A23C1A3" w14:textId="3512A938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  <w:del w:id="413" w:author="Мария Савина" w:date="2026-08-19T16:12:00Z" w16du:dateUtc="2026-08-19T14:12:00Z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C7E2E58" w14:textId="40F6D943" w:rsidR="009A0F1B" w:rsidRPr="00281062" w:rsidDel="005D2742" w:rsidRDefault="00000000">
            <w:pPr>
              <w:jc w:val="center"/>
              <w:rPr>
                <w:del w:id="414" w:author="Мария Савина" w:date="2026-08-19T16:12:00Z" w16du:dateUtc="2026-08-19T14:12:00Z"/>
                <w:rFonts w:cs="Times New Roman"/>
                <w:color w:val="auto"/>
                <w:rPrChange w:id="415" w:author="Мария Савина" w:date="2026-08-20T00:41:00Z" w16du:dateUtc="2026-08-19T22:41:00Z">
                  <w:rPr>
                    <w:del w:id="416" w:author="Мария Савина" w:date="2026-08-19T16:12:00Z" w16du:dateUtc="2026-08-19T14:12:00Z"/>
                  </w:rPr>
                </w:rPrChange>
              </w:rPr>
            </w:pPr>
            <w:del w:id="417" w:author="Мария Савина" w:date="2026-08-19T16:12:00Z" w16du:dateUtc="2026-08-19T14:12:00Z">
              <w:r w:rsidRPr="00281062" w:rsidDel="005D2742">
                <w:rPr>
                  <w:rFonts w:cs="Times New Roman"/>
                  <w:b/>
                  <w:bCs/>
                  <w:color w:val="auto"/>
                  <w:rPrChange w:id="418" w:author="Мария Савина" w:date="2026-08-20T00:41:00Z" w16du:dateUtc="2026-08-19T22:41:00Z">
                    <w:rPr>
                      <w:b/>
                      <w:bCs/>
                    </w:rPr>
                  </w:rPrChange>
                </w:rPr>
                <w:delText>№ п/п</w:delText>
              </w:r>
            </w:del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C4A43C" w14:textId="0166FE26" w:rsidR="009A0F1B" w:rsidRPr="00281062" w:rsidDel="005D2742" w:rsidRDefault="00000000">
            <w:pPr>
              <w:spacing w:after="0" w:line="240" w:lineRule="auto"/>
              <w:jc w:val="center"/>
              <w:rPr>
                <w:del w:id="419" w:author="Мария Савина" w:date="2026-08-19T16:12:00Z" w16du:dateUtc="2026-08-19T14:12:00Z"/>
                <w:rFonts w:cs="Times New Roman"/>
                <w:color w:val="auto"/>
                <w:rPrChange w:id="420" w:author="Мария Савина" w:date="2026-08-20T00:41:00Z" w16du:dateUtc="2026-08-19T22:41:00Z">
                  <w:rPr>
                    <w:del w:id="421" w:author="Мария Савина" w:date="2026-08-19T16:12:00Z" w16du:dateUtc="2026-08-19T14:12:00Z"/>
                  </w:rPr>
                </w:rPrChange>
              </w:rPr>
            </w:pPr>
            <w:del w:id="422" w:author="Мария Савина" w:date="2026-08-19T16:12:00Z" w16du:dateUtc="2026-08-19T14:12:00Z">
              <w:r w:rsidRPr="00281062" w:rsidDel="005D2742">
                <w:rPr>
                  <w:rFonts w:cs="Times New Roman"/>
                  <w:b/>
                  <w:bCs/>
                  <w:color w:val="auto"/>
                  <w:rPrChange w:id="423" w:author="Мария Савина" w:date="2026-08-20T00:41:00Z" w16du:dateUtc="2026-08-19T22:41:00Z">
                    <w:rPr>
                      <w:b/>
                      <w:bCs/>
                    </w:rPr>
                  </w:rPrChange>
                </w:rPr>
                <w:delText>Сокращение или термин</w:delText>
              </w:r>
            </w:del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5DD6977" w14:textId="52A8E980" w:rsidR="009A0F1B" w:rsidRPr="00281062" w:rsidDel="005D2742" w:rsidRDefault="00000000">
            <w:pPr>
              <w:spacing w:after="0" w:line="240" w:lineRule="auto"/>
              <w:jc w:val="center"/>
              <w:rPr>
                <w:del w:id="424" w:author="Мария Савина" w:date="2026-08-19T16:12:00Z" w16du:dateUtc="2026-08-19T14:12:00Z"/>
                <w:rFonts w:cs="Times New Roman"/>
                <w:color w:val="auto"/>
                <w:rPrChange w:id="425" w:author="Мария Савина" w:date="2026-08-20T00:41:00Z" w16du:dateUtc="2026-08-19T22:41:00Z">
                  <w:rPr>
                    <w:del w:id="426" w:author="Мария Савина" w:date="2026-08-19T16:12:00Z" w16du:dateUtc="2026-08-19T14:12:00Z"/>
                  </w:rPr>
                </w:rPrChange>
              </w:rPr>
            </w:pPr>
            <w:del w:id="427" w:author="Мария Савина" w:date="2026-08-19T16:12:00Z" w16du:dateUtc="2026-08-19T14:12:00Z">
              <w:r w:rsidRPr="00281062" w:rsidDel="005D2742">
                <w:rPr>
                  <w:rFonts w:cs="Times New Roman"/>
                  <w:b/>
                  <w:bCs/>
                  <w:color w:val="auto"/>
                  <w:rPrChange w:id="428" w:author="Мария Савина" w:date="2026-08-20T00:41:00Z" w16du:dateUtc="2026-08-19T22:41:00Z">
                    <w:rPr>
                      <w:b/>
                      <w:bCs/>
                    </w:rPr>
                  </w:rPrChange>
                </w:rPr>
                <w:delText>Определение</w:delText>
              </w:r>
            </w:del>
          </w:p>
        </w:tc>
      </w:tr>
      <w:tr w:rsidR="009A0F1B" w:rsidRPr="00281062" w:rsidDel="005D2742" w14:paraId="0E9B9A7F" w14:textId="111BF2B2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  <w:del w:id="429" w:author="Мария Савина" w:date="2026-08-19T16:12:00Z" w16du:dateUtc="2026-08-19T14:12:00Z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8C86806" w14:textId="21402133" w:rsidR="009A0F1B" w:rsidRPr="00281062" w:rsidDel="005D2742" w:rsidRDefault="00000000">
            <w:pPr>
              <w:spacing w:after="0" w:line="240" w:lineRule="auto"/>
              <w:rPr>
                <w:del w:id="430" w:author="Мария Савина" w:date="2026-08-19T16:12:00Z" w16du:dateUtc="2026-08-19T14:12:00Z"/>
                <w:rFonts w:cs="Times New Roman"/>
                <w:color w:val="auto"/>
                <w:rPrChange w:id="431" w:author="Мария Савина" w:date="2026-08-20T00:41:00Z" w16du:dateUtc="2026-08-19T22:41:00Z">
                  <w:rPr>
                    <w:del w:id="432" w:author="Мария Савина" w:date="2026-08-19T16:12:00Z" w16du:dateUtc="2026-08-19T14:12:00Z"/>
                  </w:rPr>
                </w:rPrChange>
              </w:rPr>
            </w:pPr>
            <w:del w:id="433" w:author="Мария Савина" w:date="2026-08-19T16:12:00Z" w16du:dateUtc="2026-08-19T14:12:00Z">
              <w:r w:rsidRPr="00281062" w:rsidDel="005D2742">
                <w:rPr>
                  <w:rFonts w:cs="Times New Roman"/>
                  <w:b/>
                  <w:bCs/>
                  <w:color w:val="auto"/>
                  <w:rPrChange w:id="434" w:author="Мария Савина" w:date="2026-08-20T00:41:00Z" w16du:dateUtc="2026-08-19T22:41:00Z">
                    <w:rPr>
                      <w:b/>
                      <w:bCs/>
                    </w:rPr>
                  </w:rPrChange>
                </w:rPr>
                <w:delText>1</w:delText>
              </w:r>
            </w:del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B4B97E7" w14:textId="34465B26" w:rsidR="009A0F1B" w:rsidRPr="00281062" w:rsidDel="005D2742" w:rsidRDefault="009A0F1B">
            <w:pPr>
              <w:rPr>
                <w:del w:id="435" w:author="Мария Савина" w:date="2026-08-19T16:12:00Z" w16du:dateUtc="2026-08-19T14:12:00Z"/>
                <w:rFonts w:cs="Times New Roman"/>
                <w:color w:val="auto"/>
                <w:rPrChange w:id="436" w:author="Мария Савина" w:date="2026-08-20T00:41:00Z" w16du:dateUtc="2026-08-19T22:41:00Z">
                  <w:rPr>
                    <w:del w:id="437" w:author="Мария Савина" w:date="2026-08-19T16:12:00Z" w16du:dateUtc="2026-08-19T14:12:00Z"/>
                  </w:rPr>
                </w:rPrChange>
              </w:rPr>
            </w:pPr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E0F5E25" w14:textId="0A238E6F" w:rsidR="009A0F1B" w:rsidRPr="00281062" w:rsidDel="005D2742" w:rsidRDefault="009A0F1B">
            <w:pPr>
              <w:rPr>
                <w:del w:id="438" w:author="Мария Савина" w:date="2026-08-19T16:12:00Z" w16du:dateUtc="2026-08-19T14:12:00Z"/>
                <w:rFonts w:cs="Times New Roman"/>
                <w:color w:val="auto"/>
                <w:rPrChange w:id="439" w:author="Мария Савина" w:date="2026-08-20T00:41:00Z" w16du:dateUtc="2026-08-19T22:41:00Z">
                  <w:rPr>
                    <w:del w:id="440" w:author="Мария Савина" w:date="2026-08-19T16:12:00Z" w16du:dateUtc="2026-08-19T14:12:00Z"/>
                  </w:rPr>
                </w:rPrChange>
              </w:rPr>
            </w:pPr>
          </w:p>
        </w:tc>
      </w:tr>
      <w:tr w:rsidR="009A0F1B" w:rsidRPr="00281062" w:rsidDel="005D2742" w14:paraId="30E5DB64" w14:textId="7ABF22F1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0"/>
          <w:del w:id="441" w:author="Мария Савина" w:date="2026-08-19T16:12:00Z" w16du:dateUtc="2026-08-19T14:12:00Z"/>
        </w:trPr>
        <w:tc>
          <w:tcPr>
            <w:tcW w:w="861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82A094" w14:textId="721817C5" w:rsidR="009A0F1B" w:rsidRPr="00281062" w:rsidDel="005D2742" w:rsidRDefault="00000000">
            <w:pPr>
              <w:spacing w:after="0" w:line="240" w:lineRule="auto"/>
              <w:rPr>
                <w:del w:id="442" w:author="Мария Савина" w:date="2026-08-19T16:12:00Z" w16du:dateUtc="2026-08-19T14:12:00Z"/>
                <w:rFonts w:cs="Times New Roman"/>
                <w:color w:val="auto"/>
                <w:rPrChange w:id="443" w:author="Мария Савина" w:date="2026-08-20T00:41:00Z" w16du:dateUtc="2026-08-19T22:41:00Z">
                  <w:rPr>
                    <w:del w:id="444" w:author="Мария Савина" w:date="2026-08-19T16:12:00Z" w16du:dateUtc="2026-08-19T14:12:00Z"/>
                  </w:rPr>
                </w:rPrChange>
              </w:rPr>
            </w:pPr>
            <w:del w:id="445" w:author="Мария Савина" w:date="2026-08-19T16:12:00Z" w16du:dateUtc="2026-08-19T14:12:00Z">
              <w:r w:rsidRPr="00281062" w:rsidDel="005D2742">
                <w:rPr>
                  <w:rFonts w:cs="Times New Roman"/>
                  <w:b/>
                  <w:bCs/>
                  <w:color w:val="auto"/>
                  <w:rPrChange w:id="446" w:author="Мария Савина" w:date="2026-08-20T00:41:00Z" w16du:dateUtc="2026-08-19T22:41:00Z">
                    <w:rPr>
                      <w:b/>
                      <w:bCs/>
                    </w:rPr>
                  </w:rPrChange>
                </w:rPr>
                <w:delText>2</w:delText>
              </w:r>
            </w:del>
          </w:p>
        </w:tc>
        <w:tc>
          <w:tcPr>
            <w:tcW w:w="2923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8570835" w14:textId="2154D156" w:rsidR="009A0F1B" w:rsidRPr="00281062" w:rsidDel="005D2742" w:rsidRDefault="009A0F1B">
            <w:pPr>
              <w:rPr>
                <w:del w:id="447" w:author="Мария Савина" w:date="2026-08-19T16:12:00Z" w16du:dateUtc="2026-08-19T14:12:00Z"/>
                <w:rFonts w:cs="Times New Roman"/>
                <w:color w:val="auto"/>
                <w:rPrChange w:id="448" w:author="Мария Савина" w:date="2026-08-20T00:41:00Z" w16du:dateUtc="2026-08-19T22:41:00Z">
                  <w:rPr>
                    <w:del w:id="449" w:author="Мария Савина" w:date="2026-08-19T16:12:00Z" w16du:dateUtc="2026-08-19T14:12:00Z"/>
                  </w:rPr>
                </w:rPrChange>
              </w:rPr>
            </w:pPr>
          </w:p>
        </w:tc>
        <w:tc>
          <w:tcPr>
            <w:tcW w:w="4858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E2CD2B" w14:textId="4DEF91F4" w:rsidR="009A0F1B" w:rsidRPr="00281062" w:rsidDel="005D2742" w:rsidRDefault="009A0F1B">
            <w:pPr>
              <w:rPr>
                <w:del w:id="450" w:author="Мария Савина" w:date="2026-08-19T16:12:00Z" w16du:dateUtc="2026-08-19T14:12:00Z"/>
                <w:rFonts w:cs="Times New Roman"/>
                <w:color w:val="auto"/>
                <w:rPrChange w:id="451" w:author="Мария Савина" w:date="2026-08-20T00:41:00Z" w16du:dateUtc="2026-08-19T22:41:00Z">
                  <w:rPr>
                    <w:del w:id="452" w:author="Мария Савина" w:date="2026-08-19T16:12:00Z" w16du:dateUtc="2026-08-19T14:12:00Z"/>
                  </w:rPr>
                </w:rPrChange>
              </w:rPr>
            </w:pPr>
          </w:p>
        </w:tc>
      </w:tr>
    </w:tbl>
    <w:p w14:paraId="7D1E4D09" w14:textId="77777777" w:rsidR="009A0F1B" w:rsidRPr="00281062" w:rsidRDefault="009A0F1B">
      <w:pPr>
        <w:pStyle w:val="10"/>
        <w:widowControl w:val="0"/>
        <w:rPr>
          <w:ins w:id="453" w:author="Мария Савина" w:date="2026-08-19T16:12:00Z" w16du:dateUtc="2026-08-19T14:12:00Z"/>
          <w:color w:val="auto"/>
          <w:rPrChange w:id="454" w:author="Мария Савина" w:date="2026-08-20T00:41:00Z" w16du:dateUtc="2026-08-19T22:41:00Z">
            <w:rPr>
              <w:ins w:id="455" w:author="Мария Савина" w:date="2026-08-19T16:12:00Z" w16du:dateUtc="2026-08-19T14:12:00Z"/>
            </w:rPr>
          </w:rPrChange>
        </w:rPr>
      </w:pPr>
    </w:p>
    <w:tbl>
      <w:tblPr>
        <w:tblStyle w:val="StGen0"/>
        <w:tblW w:w="9350" w:type="dxa"/>
        <w:tblInd w:w="0" w:type="dxa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4A0" w:firstRow="1" w:lastRow="0" w:firstColumn="1" w:lastColumn="0" w:noHBand="0" w:noVBand="1"/>
      </w:tblPr>
      <w:tblGrid>
        <w:gridCol w:w="667"/>
        <w:gridCol w:w="2618"/>
        <w:gridCol w:w="6065"/>
      </w:tblGrid>
      <w:tr w:rsidR="005D2742" w:rsidRPr="00281062" w14:paraId="4B5FA4D6" w14:textId="77777777" w:rsidTr="003D27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ins w:id="456" w:author="Мария Савина" w:date="2026-08-19T16:12:00Z" w16du:dateUtc="2026-08-19T14:1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232D3DB6" w14:textId="77777777" w:rsidR="005D2742" w:rsidRPr="00281062" w:rsidRDefault="005D2742" w:rsidP="003D278A">
            <w:pPr>
              <w:jc w:val="center"/>
              <w:rPr>
                <w:ins w:id="457" w:author="Мария Савина" w:date="2026-08-19T16:12:00Z" w16du:dateUtc="2026-08-19T14:12:00Z"/>
                <w:rFonts w:eastAsia="Times New Roman" w:cs="Times New Roman"/>
                <w:color w:val="auto"/>
                <w:rPrChange w:id="458" w:author="Мария Савина" w:date="2026-08-20T00:41:00Z" w16du:dateUtc="2026-08-19T22:41:00Z">
                  <w:rPr>
                    <w:ins w:id="459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460" w:author="Мария Савина" w:date="2026-08-19T16:12:00Z" w16du:dateUtc="2026-08-19T14:12:00Z">
              <w:r w:rsidRPr="00281062">
                <w:rPr>
                  <w:rFonts w:eastAsia="Times New Roman" w:cs="Times New Roman"/>
                  <w:color w:val="auto"/>
                  <w:rPrChange w:id="461" w:author="Мария Савина" w:date="2026-08-20T00:41:00Z" w16du:dateUtc="2026-08-19T22:41:00Z">
                    <w:rPr>
                      <w:rFonts w:eastAsia="Times New Roman" w:cs="Times New Roman"/>
                    </w:rPr>
                  </w:rPrChange>
                </w:rPr>
                <w:t>№ п/п</w:t>
              </w:r>
            </w:ins>
          </w:p>
        </w:tc>
        <w:tc>
          <w:tcPr>
            <w:tcW w:w="2618" w:type="dxa"/>
          </w:tcPr>
          <w:p w14:paraId="19A5381A" w14:textId="77777777" w:rsidR="005D2742" w:rsidRPr="00281062" w:rsidRDefault="005D2742" w:rsidP="003D27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62" w:author="Мария Савина" w:date="2026-08-19T16:12:00Z" w16du:dateUtc="2026-08-19T14:12:00Z"/>
                <w:rFonts w:eastAsia="Times New Roman" w:cs="Times New Roman"/>
                <w:color w:val="auto"/>
                <w:rPrChange w:id="463" w:author="Мария Савина" w:date="2026-08-20T00:41:00Z" w16du:dateUtc="2026-08-19T22:41:00Z">
                  <w:rPr>
                    <w:ins w:id="464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465" w:author="Мария Савина" w:date="2026-08-19T16:12:00Z" w16du:dateUtc="2026-08-19T14:12:00Z">
              <w:r w:rsidRPr="00281062">
                <w:rPr>
                  <w:rFonts w:eastAsia="Times New Roman" w:cs="Times New Roman"/>
                  <w:color w:val="auto"/>
                  <w:rPrChange w:id="466" w:author="Мария Савина" w:date="2026-08-20T00:41:00Z" w16du:dateUtc="2026-08-19T22:41:00Z">
                    <w:rPr>
                      <w:rFonts w:eastAsia="Times New Roman" w:cs="Times New Roman"/>
                    </w:rPr>
                  </w:rPrChange>
                </w:rPr>
                <w:t>Термин или сокращение</w:t>
              </w:r>
            </w:ins>
          </w:p>
        </w:tc>
        <w:tc>
          <w:tcPr>
            <w:tcW w:w="6065" w:type="dxa"/>
          </w:tcPr>
          <w:p w14:paraId="7265EDC5" w14:textId="77777777" w:rsidR="005D2742" w:rsidRPr="00281062" w:rsidRDefault="005D2742" w:rsidP="003D278A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ins w:id="467" w:author="Мария Савина" w:date="2026-08-19T16:12:00Z" w16du:dateUtc="2026-08-19T14:12:00Z"/>
                <w:rFonts w:eastAsia="Times New Roman" w:cs="Times New Roman"/>
                <w:color w:val="auto"/>
                <w:rPrChange w:id="468" w:author="Мария Савина" w:date="2026-08-20T00:41:00Z" w16du:dateUtc="2026-08-19T22:41:00Z">
                  <w:rPr>
                    <w:ins w:id="469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470" w:author="Мария Савина" w:date="2026-08-19T16:12:00Z" w16du:dateUtc="2026-08-19T14:12:00Z">
              <w:r w:rsidRPr="00281062">
                <w:rPr>
                  <w:rFonts w:eastAsia="Times New Roman" w:cs="Times New Roman"/>
                  <w:color w:val="auto"/>
                  <w:rPrChange w:id="471" w:author="Мария Савина" w:date="2026-08-20T00:41:00Z" w16du:dateUtc="2026-08-19T22:41:00Z">
                    <w:rPr>
                      <w:rFonts w:eastAsia="Times New Roman" w:cs="Times New Roman"/>
                    </w:rPr>
                  </w:rPrChange>
                </w:rPr>
                <w:t>Определение</w:t>
              </w:r>
            </w:ins>
          </w:p>
        </w:tc>
      </w:tr>
      <w:tr w:rsidR="005D2742" w:rsidRPr="00281062" w14:paraId="6E4A556A" w14:textId="77777777" w:rsidTr="003D2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472" w:author="Мария Савина" w:date="2026-08-19T16:12:00Z" w16du:dateUtc="2026-08-19T14:1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2F4392C4" w14:textId="77777777" w:rsidR="005D2742" w:rsidRPr="00281062" w:rsidRDefault="005D2742" w:rsidP="003D278A">
            <w:pPr>
              <w:rPr>
                <w:ins w:id="473" w:author="Мария Савина" w:date="2026-08-19T16:12:00Z" w16du:dateUtc="2026-08-19T14:12:00Z"/>
                <w:rFonts w:eastAsia="Times New Roman" w:cs="Times New Roman"/>
                <w:color w:val="auto"/>
                <w:rPrChange w:id="474" w:author="Мария Савина" w:date="2026-08-20T00:41:00Z" w16du:dateUtc="2026-08-19T22:41:00Z">
                  <w:rPr>
                    <w:ins w:id="475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476" w:author="Мария Савина" w:date="2026-08-19T16:12:00Z" w16du:dateUtc="2026-08-19T14:12:00Z">
              <w:r w:rsidRPr="00281062">
                <w:rPr>
                  <w:rFonts w:eastAsia="Times New Roman" w:cs="Times New Roman"/>
                  <w:color w:val="auto"/>
                  <w:rPrChange w:id="477" w:author="Мария Савина" w:date="2026-08-20T00:41:00Z" w16du:dateUtc="2026-08-19T22:41:00Z">
                    <w:rPr>
                      <w:rFonts w:eastAsia="Times New Roman" w:cs="Times New Roman"/>
                    </w:rPr>
                  </w:rPrChange>
                </w:rPr>
                <w:t>1</w:t>
              </w:r>
            </w:ins>
          </w:p>
        </w:tc>
        <w:tc>
          <w:tcPr>
            <w:tcW w:w="2618" w:type="dxa"/>
          </w:tcPr>
          <w:p w14:paraId="4E6227B1" w14:textId="77777777" w:rsidR="005D2742" w:rsidRPr="00281062" w:rsidRDefault="005D2742" w:rsidP="003D2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78" w:author="Мария Савина" w:date="2026-08-19T16:12:00Z" w16du:dateUtc="2026-08-19T14:12:00Z"/>
                <w:rFonts w:eastAsia="Times New Roman" w:cs="Times New Roman"/>
                <w:color w:val="auto"/>
                <w:highlight w:val="yellow"/>
                <w:rPrChange w:id="479" w:author="Мария Савина" w:date="2026-08-20T00:41:00Z" w16du:dateUtc="2026-08-19T22:41:00Z">
                  <w:rPr>
                    <w:ins w:id="480" w:author="Мария Савина" w:date="2026-08-19T16:12:00Z" w16du:dateUtc="2026-08-19T14:12:00Z"/>
                    <w:rFonts w:eastAsia="Times New Roman" w:cs="Times New Roman"/>
                    <w:highlight w:val="yellow"/>
                  </w:rPr>
                </w:rPrChange>
              </w:rPr>
            </w:pPr>
            <w:ins w:id="481" w:author="Мария Савина" w:date="2026-08-19T16:12:00Z" w16du:dateUtc="2026-08-19T14:12:00Z">
              <w:r w:rsidRPr="00281062">
                <w:rPr>
                  <w:rFonts w:cs="Times New Roman"/>
                  <w:color w:val="auto"/>
                  <w:rPrChange w:id="482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 xml:space="preserve"> AS IS</w:t>
              </w:r>
            </w:ins>
          </w:p>
        </w:tc>
        <w:tc>
          <w:tcPr>
            <w:tcW w:w="6065" w:type="dxa"/>
          </w:tcPr>
          <w:p w14:paraId="26999DE0" w14:textId="77777777" w:rsidR="005D2742" w:rsidRPr="00281062" w:rsidRDefault="005D2742" w:rsidP="003D2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483" w:author="Мария Савина" w:date="2026-08-19T16:12:00Z" w16du:dateUtc="2026-08-19T14:12:00Z"/>
                <w:rFonts w:eastAsia="Times New Roman" w:cs="Times New Roman"/>
                <w:color w:val="auto"/>
                <w:rPrChange w:id="484" w:author="Мария Савина" w:date="2026-08-20T00:41:00Z" w16du:dateUtc="2026-08-19T22:41:00Z">
                  <w:rPr>
                    <w:ins w:id="485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486" w:author="Мария Савина" w:date="2026-08-19T16:12:00Z" w16du:dateUtc="2026-08-19T14:12:00Z">
              <w:r w:rsidRPr="00281062">
                <w:rPr>
                  <w:rFonts w:cs="Times New Roman"/>
                  <w:color w:val="auto"/>
                  <w:rPrChange w:id="487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Текущее состояние бизнес-процессов</w:t>
              </w:r>
            </w:ins>
          </w:p>
        </w:tc>
      </w:tr>
      <w:tr w:rsidR="005D2742" w:rsidRPr="00281062" w14:paraId="344BF5D6" w14:textId="77777777" w:rsidTr="003D278A">
        <w:trPr>
          <w:ins w:id="488" w:author="Мария Савина" w:date="2026-08-19T16:12:00Z" w16du:dateUtc="2026-08-19T14:1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34BBC8CE" w14:textId="77777777" w:rsidR="005D2742" w:rsidRPr="00281062" w:rsidRDefault="005D2742" w:rsidP="003D278A">
            <w:pPr>
              <w:rPr>
                <w:ins w:id="489" w:author="Мария Савина" w:date="2026-08-19T16:12:00Z" w16du:dateUtc="2026-08-19T14:12:00Z"/>
                <w:rFonts w:eastAsia="Times New Roman" w:cs="Times New Roman"/>
                <w:color w:val="auto"/>
                <w:rPrChange w:id="490" w:author="Мария Савина" w:date="2026-08-20T00:41:00Z" w16du:dateUtc="2026-08-19T22:41:00Z">
                  <w:rPr>
                    <w:ins w:id="491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492" w:author="Мария Савина" w:date="2026-08-19T16:12:00Z" w16du:dateUtc="2026-08-19T14:12:00Z">
              <w:r w:rsidRPr="00281062">
                <w:rPr>
                  <w:rFonts w:eastAsia="Times New Roman" w:cs="Times New Roman"/>
                  <w:color w:val="auto"/>
                  <w:rPrChange w:id="493" w:author="Мария Савина" w:date="2026-08-20T00:41:00Z" w16du:dateUtc="2026-08-19T22:41:00Z">
                    <w:rPr>
                      <w:rFonts w:eastAsia="Times New Roman" w:cs="Times New Roman"/>
                    </w:rPr>
                  </w:rPrChange>
                </w:rPr>
                <w:t>2</w:t>
              </w:r>
            </w:ins>
          </w:p>
        </w:tc>
        <w:tc>
          <w:tcPr>
            <w:tcW w:w="2618" w:type="dxa"/>
          </w:tcPr>
          <w:p w14:paraId="23136612" w14:textId="77777777" w:rsidR="005D2742" w:rsidRPr="00281062" w:rsidRDefault="005D2742" w:rsidP="003D2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94" w:author="Мария Савина" w:date="2026-08-19T16:12:00Z" w16du:dateUtc="2026-08-19T14:12:00Z"/>
                <w:rFonts w:eastAsia="Times New Roman" w:cs="Times New Roman"/>
                <w:color w:val="auto"/>
                <w:rPrChange w:id="495" w:author="Мария Савина" w:date="2026-08-20T00:41:00Z" w16du:dateUtc="2026-08-19T22:41:00Z">
                  <w:rPr>
                    <w:ins w:id="496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497" w:author="Мария Савина" w:date="2026-08-19T16:12:00Z" w16du:dateUtc="2026-08-19T14:12:00Z">
              <w:r w:rsidRPr="00281062">
                <w:rPr>
                  <w:rFonts w:cs="Times New Roman"/>
                  <w:color w:val="auto"/>
                  <w:rPrChange w:id="498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TO BE</w:t>
              </w:r>
            </w:ins>
          </w:p>
        </w:tc>
        <w:tc>
          <w:tcPr>
            <w:tcW w:w="6065" w:type="dxa"/>
          </w:tcPr>
          <w:p w14:paraId="3A3F9535" w14:textId="77777777" w:rsidR="005D2742" w:rsidRPr="00281062" w:rsidRDefault="005D2742" w:rsidP="003D2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499" w:author="Мария Савина" w:date="2026-08-19T16:12:00Z" w16du:dateUtc="2026-08-19T14:12:00Z"/>
                <w:rFonts w:eastAsia="Times New Roman" w:cs="Times New Roman"/>
                <w:color w:val="auto"/>
                <w:rPrChange w:id="500" w:author="Мария Савина" w:date="2026-08-20T00:41:00Z" w16du:dateUtc="2026-08-19T22:41:00Z">
                  <w:rPr>
                    <w:ins w:id="501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502" w:author="Мария Савина" w:date="2026-08-19T16:12:00Z" w16du:dateUtc="2026-08-19T14:12:00Z">
              <w:r w:rsidRPr="00281062">
                <w:rPr>
                  <w:rFonts w:eastAsia="Times New Roman" w:cs="Times New Roman"/>
                  <w:color w:val="auto"/>
                  <w:rPrChange w:id="503" w:author="Мария Савина" w:date="2026-08-20T00:41:00Z" w16du:dateUtc="2026-08-19T22:41:00Z">
                    <w:rPr>
                      <w:rFonts w:eastAsia="Times New Roman" w:cs="Times New Roman"/>
                    </w:rPr>
                  </w:rPrChange>
                </w:rPr>
                <w:t>Целевое состояние бизнес-процессов после внедрения изменений</w:t>
              </w:r>
            </w:ins>
          </w:p>
        </w:tc>
      </w:tr>
      <w:tr w:rsidR="005D2742" w:rsidRPr="00281062" w14:paraId="0AFB1444" w14:textId="77777777" w:rsidTr="003D2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04" w:author="Мария Савина" w:date="2026-08-19T16:12:00Z" w16du:dateUtc="2026-08-19T14:1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6122D594" w14:textId="77777777" w:rsidR="005D2742" w:rsidRPr="00281062" w:rsidRDefault="005D2742" w:rsidP="003D278A">
            <w:pPr>
              <w:rPr>
                <w:ins w:id="505" w:author="Мария Савина" w:date="2026-08-19T16:12:00Z" w16du:dateUtc="2026-08-19T14:12:00Z"/>
                <w:rFonts w:eastAsia="Times New Roman" w:cs="Times New Roman"/>
                <w:color w:val="auto"/>
                <w:rPrChange w:id="506" w:author="Мария Савина" w:date="2026-08-20T00:41:00Z" w16du:dateUtc="2026-08-19T22:41:00Z">
                  <w:rPr>
                    <w:ins w:id="507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508" w:author="Мария Савина" w:date="2026-08-19T16:12:00Z" w16du:dateUtc="2026-08-19T14:12:00Z">
              <w:r w:rsidRPr="00281062">
                <w:rPr>
                  <w:rFonts w:eastAsia="Times New Roman" w:cs="Times New Roman"/>
                  <w:color w:val="auto"/>
                  <w:rPrChange w:id="509" w:author="Мария Савина" w:date="2026-08-20T00:41:00Z" w16du:dateUtc="2026-08-19T22:41:00Z">
                    <w:rPr>
                      <w:rFonts w:eastAsia="Times New Roman" w:cs="Times New Roman"/>
                    </w:rPr>
                  </w:rPrChange>
                </w:rPr>
                <w:t>3</w:t>
              </w:r>
            </w:ins>
          </w:p>
        </w:tc>
        <w:tc>
          <w:tcPr>
            <w:tcW w:w="2618" w:type="dxa"/>
          </w:tcPr>
          <w:p w14:paraId="10686982" w14:textId="77777777" w:rsidR="005D2742" w:rsidRPr="00281062" w:rsidRDefault="005D2742" w:rsidP="003D2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10" w:author="Мария Савина" w:date="2026-08-19T16:12:00Z" w16du:dateUtc="2026-08-19T14:12:00Z"/>
                <w:rFonts w:eastAsia="Times New Roman" w:cs="Times New Roman"/>
                <w:color w:val="auto"/>
                <w:rPrChange w:id="511" w:author="Мария Савина" w:date="2026-08-20T00:41:00Z" w16du:dateUtc="2026-08-19T22:41:00Z">
                  <w:rPr>
                    <w:ins w:id="512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513" w:author="Мария Савина" w:date="2026-08-19T16:12:00Z" w16du:dateUtc="2026-08-19T14:12:00Z">
              <w:r w:rsidRPr="00281062">
                <w:rPr>
                  <w:rFonts w:cs="Times New Roman"/>
                  <w:color w:val="auto"/>
                  <w:rPrChange w:id="514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CJM</w:t>
              </w:r>
            </w:ins>
          </w:p>
        </w:tc>
        <w:tc>
          <w:tcPr>
            <w:tcW w:w="6065" w:type="dxa"/>
          </w:tcPr>
          <w:p w14:paraId="10A4526F" w14:textId="77777777" w:rsidR="005D2742" w:rsidRPr="00281062" w:rsidRDefault="005D2742" w:rsidP="003D2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15" w:author="Мария Савина" w:date="2026-08-19T16:12:00Z" w16du:dateUtc="2026-08-19T14:12:00Z"/>
                <w:rFonts w:cs="Times New Roman"/>
                <w:color w:val="auto"/>
                <w:rPrChange w:id="516" w:author="Мария Савина" w:date="2026-08-20T00:41:00Z" w16du:dateUtc="2026-08-19T22:41:00Z">
                  <w:rPr>
                    <w:ins w:id="517" w:author="Мария Савина" w:date="2026-08-19T16:12:00Z" w16du:dateUtc="2026-08-19T14:12:00Z"/>
                    <w:rFonts w:cs="Times New Roman"/>
                  </w:rPr>
                </w:rPrChange>
              </w:rPr>
            </w:pPr>
            <w:ins w:id="518" w:author="Мария Савина" w:date="2026-08-19T16:12:00Z" w16du:dateUtc="2026-08-19T14:12:00Z">
              <w:r w:rsidRPr="00281062">
                <w:rPr>
                  <w:rFonts w:cs="Times New Roman"/>
                  <w:color w:val="auto"/>
                  <w:rPrChange w:id="519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 xml:space="preserve">Customer </w:t>
              </w:r>
              <w:proofErr w:type="spellStart"/>
              <w:r w:rsidRPr="00281062">
                <w:rPr>
                  <w:rFonts w:cs="Times New Roman"/>
                  <w:color w:val="auto"/>
                  <w:rPrChange w:id="520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Journey</w:t>
              </w:r>
              <w:proofErr w:type="spellEnd"/>
              <w:r w:rsidRPr="00281062">
                <w:rPr>
                  <w:rFonts w:cs="Times New Roman"/>
                  <w:color w:val="auto"/>
                  <w:rPrChange w:id="521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 xml:space="preserve"> </w:t>
              </w:r>
              <w:proofErr w:type="spellStart"/>
              <w:r w:rsidRPr="00281062">
                <w:rPr>
                  <w:rFonts w:cs="Times New Roman"/>
                  <w:color w:val="auto"/>
                  <w:rPrChange w:id="522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Map</w:t>
              </w:r>
              <w:proofErr w:type="spellEnd"/>
              <w:r w:rsidRPr="00281062">
                <w:rPr>
                  <w:rFonts w:cs="Times New Roman"/>
                  <w:color w:val="auto"/>
                  <w:rPrChange w:id="523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 xml:space="preserve"> — карта клиентского пути</w:t>
              </w:r>
            </w:ins>
          </w:p>
        </w:tc>
      </w:tr>
      <w:tr w:rsidR="005D2742" w:rsidRPr="00281062" w14:paraId="3C83313C" w14:textId="77777777" w:rsidTr="003D278A">
        <w:trPr>
          <w:ins w:id="524" w:author="Мария Савина" w:date="2026-08-19T16:12:00Z" w16du:dateUtc="2026-08-19T14:1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5D45210F" w14:textId="77777777" w:rsidR="005D2742" w:rsidRPr="00281062" w:rsidRDefault="005D2742" w:rsidP="003D278A">
            <w:pPr>
              <w:rPr>
                <w:ins w:id="525" w:author="Мария Савина" w:date="2026-08-19T16:12:00Z" w16du:dateUtc="2026-08-19T14:12:00Z"/>
                <w:rFonts w:eastAsia="Times New Roman" w:cs="Times New Roman"/>
                <w:color w:val="auto"/>
                <w:rPrChange w:id="526" w:author="Мария Савина" w:date="2026-08-20T00:41:00Z" w16du:dateUtc="2026-08-19T22:41:00Z">
                  <w:rPr>
                    <w:ins w:id="527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528" w:author="Мария Савина" w:date="2026-08-19T16:12:00Z" w16du:dateUtc="2026-08-19T14:12:00Z">
              <w:r w:rsidRPr="00281062">
                <w:rPr>
                  <w:rFonts w:eastAsia="Times New Roman" w:cs="Times New Roman"/>
                  <w:color w:val="auto"/>
                  <w:rPrChange w:id="529" w:author="Мария Савина" w:date="2026-08-20T00:41:00Z" w16du:dateUtc="2026-08-19T22:41:00Z">
                    <w:rPr>
                      <w:rFonts w:eastAsia="Times New Roman" w:cs="Times New Roman"/>
                    </w:rPr>
                  </w:rPrChange>
                </w:rPr>
                <w:t>4</w:t>
              </w:r>
            </w:ins>
          </w:p>
        </w:tc>
        <w:tc>
          <w:tcPr>
            <w:tcW w:w="2618" w:type="dxa"/>
          </w:tcPr>
          <w:p w14:paraId="40122AAB" w14:textId="77777777" w:rsidR="005D2742" w:rsidRPr="00281062" w:rsidRDefault="005D2742" w:rsidP="003D2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30" w:author="Мария Савина" w:date="2026-08-19T16:12:00Z" w16du:dateUtc="2026-08-19T14:12:00Z"/>
                <w:rFonts w:eastAsia="Times New Roman" w:cs="Times New Roman"/>
                <w:color w:val="auto"/>
                <w:rPrChange w:id="531" w:author="Мария Савина" w:date="2026-08-20T00:41:00Z" w16du:dateUtc="2026-08-19T22:41:00Z">
                  <w:rPr>
                    <w:ins w:id="532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533" w:author="Мария Савина" w:date="2026-08-19T16:12:00Z" w16du:dateUtc="2026-08-19T14:12:00Z">
              <w:r w:rsidRPr="00281062">
                <w:rPr>
                  <w:rFonts w:cs="Times New Roman"/>
                  <w:color w:val="auto"/>
                  <w:rPrChange w:id="534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BPMN</w:t>
              </w:r>
            </w:ins>
          </w:p>
        </w:tc>
        <w:tc>
          <w:tcPr>
            <w:tcW w:w="6065" w:type="dxa"/>
          </w:tcPr>
          <w:p w14:paraId="13FBC362" w14:textId="77777777" w:rsidR="005D2742" w:rsidRPr="00281062" w:rsidRDefault="005D2742" w:rsidP="003D2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35" w:author="Мария Савина" w:date="2026-08-19T16:12:00Z" w16du:dateUtc="2026-08-19T14:12:00Z"/>
                <w:rFonts w:eastAsia="Times New Roman" w:cs="Times New Roman"/>
                <w:color w:val="auto"/>
                <w:lang w:val="en-US"/>
                <w:rPrChange w:id="536" w:author="Мария Савина" w:date="2026-08-20T00:41:00Z" w16du:dateUtc="2026-08-19T22:41:00Z">
                  <w:rPr>
                    <w:ins w:id="537" w:author="Мария Савина" w:date="2026-08-19T16:12:00Z" w16du:dateUtc="2026-08-19T14:12:00Z"/>
                    <w:rFonts w:eastAsia="Times New Roman" w:cs="Times New Roman"/>
                    <w:lang w:val="en-US"/>
                  </w:rPr>
                </w:rPrChange>
              </w:rPr>
            </w:pPr>
            <w:ins w:id="538" w:author="Мария Савина" w:date="2026-08-19T16:12:00Z" w16du:dateUtc="2026-08-19T14:12:00Z">
              <w:r w:rsidRPr="00281062">
                <w:rPr>
                  <w:rFonts w:cs="Times New Roman"/>
                  <w:color w:val="auto"/>
                  <w:lang w:val="en-US"/>
                  <w:rPrChange w:id="539" w:author="Мария Савина" w:date="2026-08-20T00:41:00Z" w16du:dateUtc="2026-08-19T22:41:00Z">
                    <w:rPr>
                      <w:rFonts w:cs="Times New Roman"/>
                      <w:lang w:val="en-US"/>
                    </w:rPr>
                  </w:rPrChange>
                </w:rPr>
                <w:t xml:space="preserve">Business Process Model and Notation — </w:t>
              </w:r>
              <w:r w:rsidRPr="00281062">
                <w:rPr>
                  <w:rFonts w:cs="Times New Roman"/>
                  <w:color w:val="auto"/>
                  <w:rPrChange w:id="540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нотация</w:t>
              </w:r>
              <w:r w:rsidRPr="00281062">
                <w:rPr>
                  <w:rFonts w:cs="Times New Roman"/>
                  <w:color w:val="auto"/>
                  <w:lang w:val="en-US"/>
                  <w:rPrChange w:id="541" w:author="Мария Савина" w:date="2026-08-20T00:41:00Z" w16du:dateUtc="2026-08-19T22:41:00Z">
                    <w:rPr>
                      <w:rFonts w:cs="Times New Roman"/>
                      <w:lang w:val="en-US"/>
                    </w:rPr>
                  </w:rPrChange>
                </w:rPr>
                <w:t xml:space="preserve"> </w:t>
              </w:r>
              <w:r w:rsidRPr="00281062">
                <w:rPr>
                  <w:rFonts w:cs="Times New Roman"/>
                  <w:color w:val="auto"/>
                  <w:rPrChange w:id="542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для</w:t>
              </w:r>
              <w:r w:rsidRPr="00281062">
                <w:rPr>
                  <w:rFonts w:cs="Times New Roman"/>
                  <w:color w:val="auto"/>
                  <w:lang w:val="en-US"/>
                  <w:rPrChange w:id="543" w:author="Мария Савина" w:date="2026-08-20T00:41:00Z" w16du:dateUtc="2026-08-19T22:41:00Z">
                    <w:rPr>
                      <w:rFonts w:cs="Times New Roman"/>
                      <w:lang w:val="en-US"/>
                    </w:rPr>
                  </w:rPrChange>
                </w:rPr>
                <w:t xml:space="preserve"> </w:t>
              </w:r>
              <w:r w:rsidRPr="00281062">
                <w:rPr>
                  <w:rFonts w:cs="Times New Roman"/>
                  <w:color w:val="auto"/>
                  <w:rPrChange w:id="544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описания</w:t>
              </w:r>
              <w:r w:rsidRPr="00281062">
                <w:rPr>
                  <w:rFonts w:cs="Times New Roman"/>
                  <w:color w:val="auto"/>
                  <w:lang w:val="en-US"/>
                  <w:rPrChange w:id="545" w:author="Мария Савина" w:date="2026-08-20T00:41:00Z" w16du:dateUtc="2026-08-19T22:41:00Z">
                    <w:rPr>
                      <w:rFonts w:cs="Times New Roman"/>
                      <w:lang w:val="en-US"/>
                    </w:rPr>
                  </w:rPrChange>
                </w:rPr>
                <w:t xml:space="preserve"> </w:t>
              </w:r>
              <w:r w:rsidRPr="00281062">
                <w:rPr>
                  <w:rFonts w:cs="Times New Roman"/>
                  <w:color w:val="auto"/>
                  <w:rPrChange w:id="546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процессов</w:t>
              </w:r>
            </w:ins>
          </w:p>
        </w:tc>
      </w:tr>
      <w:tr w:rsidR="005D2742" w:rsidRPr="00281062" w14:paraId="72317F7B" w14:textId="77777777" w:rsidTr="003D2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47" w:author="Мария Савина" w:date="2026-08-19T16:12:00Z" w16du:dateUtc="2026-08-19T14:1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1004B233" w14:textId="77777777" w:rsidR="005D2742" w:rsidRPr="00281062" w:rsidRDefault="005D2742" w:rsidP="003D278A">
            <w:pPr>
              <w:rPr>
                <w:ins w:id="548" w:author="Мария Савина" w:date="2026-08-19T16:12:00Z" w16du:dateUtc="2026-08-19T14:12:00Z"/>
                <w:rFonts w:eastAsia="Times New Roman" w:cs="Times New Roman"/>
                <w:color w:val="auto"/>
                <w:rPrChange w:id="549" w:author="Мария Савина" w:date="2026-08-20T00:41:00Z" w16du:dateUtc="2026-08-19T22:41:00Z">
                  <w:rPr>
                    <w:ins w:id="550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551" w:author="Мария Савина" w:date="2026-08-19T16:12:00Z" w16du:dateUtc="2026-08-19T14:12:00Z">
              <w:r w:rsidRPr="00281062">
                <w:rPr>
                  <w:rFonts w:eastAsia="Times New Roman" w:cs="Times New Roman"/>
                  <w:color w:val="auto"/>
                  <w:rPrChange w:id="552" w:author="Мария Савина" w:date="2026-08-20T00:41:00Z" w16du:dateUtc="2026-08-19T22:41:00Z">
                    <w:rPr>
                      <w:rFonts w:eastAsia="Times New Roman" w:cs="Times New Roman"/>
                    </w:rPr>
                  </w:rPrChange>
                </w:rPr>
                <w:t>5</w:t>
              </w:r>
            </w:ins>
          </w:p>
        </w:tc>
        <w:tc>
          <w:tcPr>
            <w:tcW w:w="2618" w:type="dxa"/>
          </w:tcPr>
          <w:p w14:paraId="1F351B7B" w14:textId="77777777" w:rsidR="005D2742" w:rsidRPr="00281062" w:rsidRDefault="005D2742" w:rsidP="003D2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3" w:author="Мария Савина" w:date="2026-08-19T16:12:00Z" w16du:dateUtc="2026-08-19T14:12:00Z"/>
                <w:rFonts w:eastAsia="Times New Roman" w:cs="Times New Roman"/>
                <w:color w:val="auto"/>
                <w:rPrChange w:id="554" w:author="Мария Савина" w:date="2026-08-20T00:41:00Z" w16du:dateUtc="2026-08-19T22:41:00Z">
                  <w:rPr>
                    <w:ins w:id="555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556" w:author="Мария Савина" w:date="2026-08-19T16:12:00Z" w16du:dateUtc="2026-08-19T14:12:00Z">
              <w:r w:rsidRPr="00281062">
                <w:rPr>
                  <w:rFonts w:cs="Times New Roman"/>
                  <w:color w:val="auto"/>
                  <w:rPrChange w:id="557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UML</w:t>
              </w:r>
            </w:ins>
          </w:p>
        </w:tc>
        <w:tc>
          <w:tcPr>
            <w:tcW w:w="6065" w:type="dxa"/>
          </w:tcPr>
          <w:p w14:paraId="536C0610" w14:textId="77777777" w:rsidR="005D2742" w:rsidRPr="00281062" w:rsidRDefault="005D2742" w:rsidP="003D2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58" w:author="Мария Савина" w:date="2026-08-19T16:12:00Z" w16du:dateUtc="2026-08-19T14:12:00Z"/>
                <w:rFonts w:eastAsia="Times New Roman" w:cs="Times New Roman"/>
                <w:color w:val="auto"/>
                <w:lang w:val="en-US"/>
                <w:rPrChange w:id="559" w:author="Мария Савина" w:date="2026-08-20T00:41:00Z" w16du:dateUtc="2026-08-19T22:41:00Z">
                  <w:rPr>
                    <w:ins w:id="560" w:author="Мария Савина" w:date="2026-08-19T16:12:00Z" w16du:dateUtc="2026-08-19T14:12:00Z"/>
                    <w:rFonts w:eastAsia="Times New Roman" w:cs="Times New Roman"/>
                    <w:lang w:val="en-US"/>
                  </w:rPr>
                </w:rPrChange>
              </w:rPr>
            </w:pPr>
            <w:ins w:id="561" w:author="Мария Савина" w:date="2026-08-19T16:12:00Z" w16du:dateUtc="2026-08-19T14:12:00Z">
              <w:r w:rsidRPr="00281062">
                <w:rPr>
                  <w:rFonts w:cs="Times New Roman"/>
                  <w:color w:val="auto"/>
                  <w:lang w:val="en-US"/>
                  <w:rPrChange w:id="562" w:author="Мария Савина" w:date="2026-08-20T00:41:00Z" w16du:dateUtc="2026-08-19T22:41:00Z">
                    <w:rPr>
                      <w:rFonts w:cs="Times New Roman"/>
                      <w:lang w:val="en-US"/>
                    </w:rPr>
                  </w:rPrChange>
                </w:rPr>
                <w:t xml:space="preserve">Unified Modeling Language — </w:t>
              </w:r>
              <w:r w:rsidRPr="00281062">
                <w:rPr>
                  <w:rFonts w:cs="Times New Roman"/>
                  <w:color w:val="auto"/>
                  <w:rPrChange w:id="563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язык</w:t>
              </w:r>
              <w:r w:rsidRPr="00281062">
                <w:rPr>
                  <w:rFonts w:cs="Times New Roman"/>
                  <w:color w:val="auto"/>
                  <w:lang w:val="en-US"/>
                  <w:rPrChange w:id="564" w:author="Мария Савина" w:date="2026-08-20T00:41:00Z" w16du:dateUtc="2026-08-19T22:41:00Z">
                    <w:rPr>
                      <w:rFonts w:cs="Times New Roman"/>
                      <w:lang w:val="en-US"/>
                    </w:rPr>
                  </w:rPrChange>
                </w:rPr>
                <w:t xml:space="preserve"> </w:t>
              </w:r>
              <w:r w:rsidRPr="00281062">
                <w:rPr>
                  <w:rFonts w:cs="Times New Roman"/>
                  <w:color w:val="auto"/>
                  <w:rPrChange w:id="565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моделирования</w:t>
              </w:r>
            </w:ins>
          </w:p>
        </w:tc>
      </w:tr>
      <w:tr w:rsidR="005D2742" w:rsidRPr="00281062" w14:paraId="17B81EBB" w14:textId="77777777" w:rsidTr="003D278A">
        <w:trPr>
          <w:ins w:id="566" w:author="Мария Савина" w:date="2026-08-19T16:12:00Z" w16du:dateUtc="2026-08-19T14:1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6FF4928F" w14:textId="77777777" w:rsidR="005D2742" w:rsidRPr="00281062" w:rsidRDefault="005D2742" w:rsidP="003D278A">
            <w:pPr>
              <w:rPr>
                <w:ins w:id="567" w:author="Мария Савина" w:date="2026-08-19T16:12:00Z" w16du:dateUtc="2026-08-19T14:12:00Z"/>
                <w:rFonts w:eastAsia="Times New Roman" w:cs="Times New Roman"/>
                <w:color w:val="auto"/>
                <w:rPrChange w:id="568" w:author="Мария Савина" w:date="2026-08-20T00:41:00Z" w16du:dateUtc="2026-08-19T22:41:00Z">
                  <w:rPr>
                    <w:ins w:id="569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570" w:author="Мария Савина" w:date="2026-08-19T16:12:00Z" w16du:dateUtc="2026-08-19T14:12:00Z">
              <w:r w:rsidRPr="00281062">
                <w:rPr>
                  <w:rFonts w:eastAsia="Times New Roman" w:cs="Times New Roman"/>
                  <w:color w:val="auto"/>
                  <w:rPrChange w:id="571" w:author="Мария Савина" w:date="2026-08-20T00:41:00Z" w16du:dateUtc="2026-08-19T22:41:00Z">
                    <w:rPr>
                      <w:rFonts w:eastAsia="Times New Roman" w:cs="Times New Roman"/>
                    </w:rPr>
                  </w:rPrChange>
                </w:rPr>
                <w:t>6</w:t>
              </w:r>
            </w:ins>
          </w:p>
        </w:tc>
        <w:tc>
          <w:tcPr>
            <w:tcW w:w="2618" w:type="dxa"/>
          </w:tcPr>
          <w:p w14:paraId="14A761FA" w14:textId="77777777" w:rsidR="005D2742" w:rsidRPr="00281062" w:rsidRDefault="005D2742" w:rsidP="003D2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72" w:author="Мария Савина" w:date="2026-08-19T16:12:00Z" w16du:dateUtc="2026-08-19T14:12:00Z"/>
                <w:rFonts w:eastAsia="Times New Roman" w:cs="Times New Roman"/>
                <w:color w:val="auto"/>
                <w:rPrChange w:id="573" w:author="Мария Савина" w:date="2026-08-20T00:41:00Z" w16du:dateUtc="2026-08-19T22:41:00Z">
                  <w:rPr>
                    <w:ins w:id="574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575" w:author="Мария Савина" w:date="2026-08-19T16:12:00Z" w16du:dateUtc="2026-08-19T14:12:00Z">
              <w:r w:rsidRPr="00281062">
                <w:rPr>
                  <w:rFonts w:cs="Times New Roman"/>
                  <w:color w:val="auto"/>
                  <w:rPrChange w:id="576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Онлайн-заказ</w:t>
              </w:r>
            </w:ins>
          </w:p>
        </w:tc>
        <w:tc>
          <w:tcPr>
            <w:tcW w:w="6065" w:type="dxa"/>
          </w:tcPr>
          <w:p w14:paraId="74666831" w14:textId="77777777" w:rsidR="005D2742" w:rsidRPr="00281062" w:rsidRDefault="005D2742" w:rsidP="003D2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577" w:author="Мария Савина" w:date="2026-08-19T16:12:00Z" w16du:dateUtc="2026-08-19T14:12:00Z"/>
                <w:rFonts w:eastAsia="Times New Roman" w:cs="Times New Roman"/>
                <w:color w:val="auto"/>
                <w:rPrChange w:id="578" w:author="Мария Савина" w:date="2026-08-20T00:41:00Z" w16du:dateUtc="2026-08-19T22:41:00Z">
                  <w:rPr>
                    <w:ins w:id="579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580" w:author="Мария Савина" w:date="2026-08-19T16:12:00Z" w16du:dateUtc="2026-08-19T14:12:00Z">
              <w:r w:rsidRPr="00281062">
                <w:rPr>
                  <w:rFonts w:cs="Times New Roman"/>
                  <w:color w:val="auto"/>
                  <w:rPrChange w:id="581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Заказ, оформленный на сайте магазина</w:t>
              </w:r>
            </w:ins>
          </w:p>
        </w:tc>
      </w:tr>
      <w:tr w:rsidR="005D2742" w:rsidRPr="00281062" w14:paraId="411129B9" w14:textId="77777777" w:rsidTr="003D2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582" w:author="Мария Савина" w:date="2026-08-19T16:12:00Z" w16du:dateUtc="2026-08-19T14:1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0D7FBA63" w14:textId="77777777" w:rsidR="005D2742" w:rsidRPr="00281062" w:rsidRDefault="005D2742" w:rsidP="003D278A">
            <w:pPr>
              <w:rPr>
                <w:ins w:id="583" w:author="Мария Савина" w:date="2026-08-19T16:12:00Z" w16du:dateUtc="2026-08-19T14:12:00Z"/>
                <w:rFonts w:eastAsia="Times New Roman" w:cs="Times New Roman"/>
                <w:color w:val="auto"/>
                <w:rPrChange w:id="584" w:author="Мария Савина" w:date="2026-08-20T00:41:00Z" w16du:dateUtc="2026-08-19T22:41:00Z">
                  <w:rPr>
                    <w:ins w:id="585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586" w:author="Мария Савина" w:date="2026-08-19T16:12:00Z" w16du:dateUtc="2026-08-19T14:12:00Z">
              <w:r w:rsidRPr="00281062">
                <w:rPr>
                  <w:rFonts w:eastAsia="Times New Roman" w:cs="Times New Roman"/>
                  <w:color w:val="auto"/>
                  <w:rPrChange w:id="587" w:author="Мария Савина" w:date="2026-08-20T00:41:00Z" w16du:dateUtc="2026-08-19T22:41:00Z">
                    <w:rPr>
                      <w:rFonts w:eastAsia="Times New Roman" w:cs="Times New Roman"/>
                    </w:rPr>
                  </w:rPrChange>
                </w:rPr>
                <w:t>7</w:t>
              </w:r>
            </w:ins>
          </w:p>
        </w:tc>
        <w:tc>
          <w:tcPr>
            <w:tcW w:w="2618" w:type="dxa"/>
          </w:tcPr>
          <w:p w14:paraId="781E2242" w14:textId="77777777" w:rsidR="005D2742" w:rsidRPr="00281062" w:rsidRDefault="005D2742" w:rsidP="003D2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88" w:author="Мария Савина" w:date="2026-08-19T16:12:00Z" w16du:dateUtc="2026-08-19T14:12:00Z"/>
                <w:rFonts w:eastAsia="Times New Roman" w:cs="Times New Roman"/>
                <w:color w:val="auto"/>
                <w:rPrChange w:id="589" w:author="Мария Савина" w:date="2026-08-20T00:41:00Z" w16du:dateUtc="2026-08-19T22:41:00Z">
                  <w:rPr>
                    <w:ins w:id="590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591" w:author="Мария Савина" w:date="2026-08-19T16:12:00Z" w16du:dateUtc="2026-08-19T14:12:00Z">
              <w:r w:rsidRPr="00281062">
                <w:rPr>
                  <w:rFonts w:cs="Times New Roman"/>
                  <w:color w:val="auto"/>
                  <w:rPrChange w:id="592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Администратор</w:t>
              </w:r>
            </w:ins>
          </w:p>
        </w:tc>
        <w:tc>
          <w:tcPr>
            <w:tcW w:w="6065" w:type="dxa"/>
          </w:tcPr>
          <w:p w14:paraId="371523F4" w14:textId="77777777" w:rsidR="005D2742" w:rsidRPr="00281062" w:rsidRDefault="005D2742" w:rsidP="003D2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593" w:author="Мария Савина" w:date="2026-08-19T16:12:00Z" w16du:dateUtc="2026-08-19T14:12:00Z"/>
                <w:rFonts w:eastAsia="Times New Roman" w:cs="Times New Roman"/>
                <w:color w:val="auto"/>
                <w:rPrChange w:id="594" w:author="Мария Савина" w:date="2026-08-20T00:41:00Z" w16du:dateUtc="2026-08-19T22:41:00Z">
                  <w:rPr>
                    <w:ins w:id="595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596" w:author="Мария Савина" w:date="2026-08-19T16:12:00Z" w16du:dateUtc="2026-08-19T14:12:00Z">
              <w:r w:rsidRPr="00281062">
                <w:rPr>
                  <w:rFonts w:cs="Times New Roman"/>
                  <w:color w:val="auto"/>
                  <w:rPrChange w:id="597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Сотрудник, обрабатывающий онлайн-заказы (звонки клиентам и складу</w:t>
              </w:r>
            </w:ins>
          </w:p>
        </w:tc>
      </w:tr>
      <w:tr w:rsidR="005D2742" w:rsidRPr="00281062" w14:paraId="71C5ABB4" w14:textId="77777777" w:rsidTr="003D278A">
        <w:trPr>
          <w:ins w:id="598" w:author="Мария Савина" w:date="2026-08-19T16:12:00Z" w16du:dateUtc="2026-08-19T14:1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4A7A6F21" w14:textId="77777777" w:rsidR="005D2742" w:rsidRPr="00281062" w:rsidRDefault="005D2742" w:rsidP="003D278A">
            <w:pPr>
              <w:rPr>
                <w:ins w:id="599" w:author="Мария Савина" w:date="2026-08-19T16:12:00Z" w16du:dateUtc="2026-08-19T14:12:00Z"/>
                <w:rFonts w:eastAsia="Times New Roman" w:cs="Times New Roman"/>
                <w:color w:val="auto"/>
                <w:rPrChange w:id="600" w:author="Мария Савина" w:date="2026-08-20T00:41:00Z" w16du:dateUtc="2026-08-19T22:41:00Z">
                  <w:rPr>
                    <w:ins w:id="601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602" w:author="Мария Савина" w:date="2026-08-19T16:12:00Z" w16du:dateUtc="2026-08-19T14:12:00Z">
              <w:r w:rsidRPr="00281062">
                <w:rPr>
                  <w:rFonts w:eastAsia="Times New Roman" w:cs="Times New Roman"/>
                  <w:color w:val="auto"/>
                  <w:rPrChange w:id="603" w:author="Мария Савина" w:date="2026-08-20T00:41:00Z" w16du:dateUtc="2026-08-19T22:41:00Z">
                    <w:rPr>
                      <w:rFonts w:eastAsia="Times New Roman" w:cs="Times New Roman"/>
                    </w:rPr>
                  </w:rPrChange>
                </w:rPr>
                <w:t>8</w:t>
              </w:r>
            </w:ins>
          </w:p>
        </w:tc>
        <w:tc>
          <w:tcPr>
            <w:tcW w:w="2618" w:type="dxa"/>
          </w:tcPr>
          <w:p w14:paraId="5606256C" w14:textId="77777777" w:rsidR="005D2742" w:rsidRPr="00281062" w:rsidRDefault="005D2742" w:rsidP="003D2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04" w:author="Мария Савина" w:date="2026-08-19T16:12:00Z" w16du:dateUtc="2026-08-19T14:12:00Z"/>
                <w:rFonts w:eastAsia="Times New Roman" w:cs="Times New Roman"/>
                <w:color w:val="auto"/>
                <w:rPrChange w:id="605" w:author="Мария Савина" w:date="2026-08-20T00:41:00Z" w16du:dateUtc="2026-08-19T22:41:00Z">
                  <w:rPr>
                    <w:ins w:id="606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607" w:author="Мария Савина" w:date="2026-08-19T16:12:00Z" w16du:dateUtc="2026-08-19T14:12:00Z">
              <w:r w:rsidRPr="00281062">
                <w:rPr>
                  <w:rFonts w:cs="Times New Roman"/>
                  <w:color w:val="auto"/>
                  <w:rPrChange w:id="608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Управляющий</w:t>
              </w:r>
            </w:ins>
          </w:p>
        </w:tc>
        <w:tc>
          <w:tcPr>
            <w:tcW w:w="6065" w:type="dxa"/>
          </w:tcPr>
          <w:p w14:paraId="44D6714F" w14:textId="77777777" w:rsidR="005D2742" w:rsidRPr="00281062" w:rsidRDefault="005D2742" w:rsidP="003D2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09" w:author="Мария Савина" w:date="2026-08-19T16:12:00Z" w16du:dateUtc="2026-08-19T14:12:00Z"/>
                <w:rFonts w:eastAsia="Times New Roman" w:cs="Times New Roman"/>
                <w:color w:val="auto"/>
                <w:rPrChange w:id="610" w:author="Мария Савина" w:date="2026-08-20T00:41:00Z" w16du:dateUtc="2026-08-19T22:41:00Z">
                  <w:rPr>
                    <w:ins w:id="611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612" w:author="Мария Савина" w:date="2026-08-19T16:12:00Z" w16du:dateUtc="2026-08-19T14:12:00Z">
              <w:r w:rsidRPr="00281062">
                <w:rPr>
                  <w:rFonts w:cs="Times New Roman"/>
                  <w:color w:val="auto"/>
                  <w:rPrChange w:id="613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Сотрудник, осуществляющий возврат денежных средств при онлайн-оплате</w:t>
              </w:r>
            </w:ins>
          </w:p>
        </w:tc>
      </w:tr>
      <w:tr w:rsidR="005D2742" w:rsidRPr="00281062" w14:paraId="4EBE588A" w14:textId="77777777" w:rsidTr="003D2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614" w:author="Мария Савина" w:date="2026-08-19T16:12:00Z" w16du:dateUtc="2026-08-19T14:1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47590796" w14:textId="77777777" w:rsidR="005D2742" w:rsidRPr="00281062" w:rsidRDefault="005D2742" w:rsidP="003D278A">
            <w:pPr>
              <w:rPr>
                <w:ins w:id="615" w:author="Мария Савина" w:date="2026-08-19T16:12:00Z" w16du:dateUtc="2026-08-19T14:12:00Z"/>
                <w:rFonts w:eastAsia="Times New Roman" w:cs="Times New Roman"/>
                <w:color w:val="auto"/>
                <w:rPrChange w:id="616" w:author="Мария Савина" w:date="2026-08-20T00:41:00Z" w16du:dateUtc="2026-08-19T22:41:00Z">
                  <w:rPr>
                    <w:ins w:id="617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618" w:author="Мария Савина" w:date="2026-08-19T16:12:00Z" w16du:dateUtc="2026-08-19T14:12:00Z">
              <w:r w:rsidRPr="00281062">
                <w:rPr>
                  <w:rFonts w:eastAsia="Times New Roman" w:cs="Times New Roman"/>
                  <w:color w:val="auto"/>
                  <w:rPrChange w:id="619" w:author="Мария Савина" w:date="2026-08-20T00:41:00Z" w16du:dateUtc="2026-08-19T22:41:00Z">
                    <w:rPr>
                      <w:rFonts w:eastAsia="Times New Roman" w:cs="Times New Roman"/>
                    </w:rPr>
                  </w:rPrChange>
                </w:rPr>
                <w:t>9</w:t>
              </w:r>
            </w:ins>
          </w:p>
        </w:tc>
        <w:tc>
          <w:tcPr>
            <w:tcW w:w="2618" w:type="dxa"/>
          </w:tcPr>
          <w:p w14:paraId="3D84CE3F" w14:textId="77777777" w:rsidR="005D2742" w:rsidRPr="00281062" w:rsidRDefault="005D2742" w:rsidP="003D2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20" w:author="Мария Савина" w:date="2026-08-19T16:12:00Z" w16du:dateUtc="2026-08-19T14:12:00Z"/>
                <w:rFonts w:eastAsia="Times New Roman" w:cs="Times New Roman"/>
                <w:color w:val="auto"/>
                <w:rPrChange w:id="621" w:author="Мария Савина" w:date="2026-08-20T00:41:00Z" w16du:dateUtc="2026-08-19T22:41:00Z">
                  <w:rPr>
                    <w:ins w:id="622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623" w:author="Мария Савина" w:date="2026-08-19T16:12:00Z" w16du:dateUtc="2026-08-19T14:12:00Z">
              <w:r w:rsidRPr="00281062">
                <w:rPr>
                  <w:rFonts w:cs="Times New Roman"/>
                  <w:color w:val="auto"/>
                  <w:rPrChange w:id="624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ЛК</w:t>
              </w:r>
            </w:ins>
          </w:p>
        </w:tc>
        <w:tc>
          <w:tcPr>
            <w:tcW w:w="6065" w:type="dxa"/>
          </w:tcPr>
          <w:p w14:paraId="2AE92F0A" w14:textId="77777777" w:rsidR="005D2742" w:rsidRPr="00281062" w:rsidRDefault="005D2742" w:rsidP="003D2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25" w:author="Мария Савина" w:date="2026-08-19T16:12:00Z" w16du:dateUtc="2026-08-19T14:12:00Z"/>
                <w:rFonts w:eastAsia="Times New Roman" w:cs="Times New Roman"/>
                <w:color w:val="auto"/>
                <w:rPrChange w:id="626" w:author="Мария Савина" w:date="2026-08-20T00:41:00Z" w16du:dateUtc="2026-08-19T22:41:00Z">
                  <w:rPr>
                    <w:ins w:id="627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628" w:author="Мария Савина" w:date="2026-08-19T16:12:00Z" w16du:dateUtc="2026-08-19T14:12:00Z">
              <w:r w:rsidRPr="00281062">
                <w:rPr>
                  <w:rFonts w:cs="Times New Roman"/>
                  <w:color w:val="auto"/>
                  <w:rPrChange w:id="629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Личный кабинет сервиса онлайн-оплаты</w:t>
              </w:r>
            </w:ins>
          </w:p>
        </w:tc>
      </w:tr>
      <w:tr w:rsidR="005D2742" w:rsidRPr="00281062" w14:paraId="47F2A447" w14:textId="77777777" w:rsidTr="003D278A">
        <w:trPr>
          <w:ins w:id="630" w:author="Мария Савина" w:date="2026-08-19T16:12:00Z" w16du:dateUtc="2026-08-19T14:12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77579207" w14:textId="77777777" w:rsidR="005D2742" w:rsidRPr="00281062" w:rsidRDefault="005D2742" w:rsidP="003D278A">
            <w:pPr>
              <w:rPr>
                <w:ins w:id="631" w:author="Мария Савина" w:date="2026-08-19T16:12:00Z" w16du:dateUtc="2026-08-19T14:12:00Z"/>
                <w:rFonts w:eastAsia="Times New Roman" w:cs="Times New Roman"/>
                <w:color w:val="auto"/>
                <w:rPrChange w:id="632" w:author="Мария Савина" w:date="2026-08-20T00:41:00Z" w16du:dateUtc="2026-08-19T22:41:00Z">
                  <w:rPr>
                    <w:ins w:id="633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634" w:author="Мария Савина" w:date="2026-08-19T16:12:00Z" w16du:dateUtc="2026-08-19T14:12:00Z">
              <w:r w:rsidRPr="00281062">
                <w:rPr>
                  <w:rFonts w:eastAsia="Times New Roman" w:cs="Times New Roman"/>
                  <w:color w:val="auto"/>
                  <w:rPrChange w:id="635" w:author="Мария Савина" w:date="2026-08-20T00:41:00Z" w16du:dateUtc="2026-08-19T22:41:00Z">
                    <w:rPr>
                      <w:rFonts w:eastAsia="Times New Roman" w:cs="Times New Roman"/>
                    </w:rPr>
                  </w:rPrChange>
                </w:rPr>
                <w:t>10</w:t>
              </w:r>
            </w:ins>
          </w:p>
        </w:tc>
        <w:tc>
          <w:tcPr>
            <w:tcW w:w="2618" w:type="dxa"/>
          </w:tcPr>
          <w:p w14:paraId="758A05F5" w14:textId="77777777" w:rsidR="005D2742" w:rsidRPr="00281062" w:rsidRDefault="005D2742" w:rsidP="003D2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36" w:author="Мария Савина" w:date="2026-08-19T16:12:00Z" w16du:dateUtc="2026-08-19T14:12:00Z"/>
                <w:rFonts w:eastAsia="Times New Roman" w:cs="Times New Roman"/>
                <w:color w:val="auto"/>
                <w:rPrChange w:id="637" w:author="Мария Савина" w:date="2026-08-20T00:41:00Z" w16du:dateUtc="2026-08-19T22:41:00Z">
                  <w:rPr>
                    <w:ins w:id="638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639" w:author="Мария Савина" w:date="2026-08-19T16:12:00Z" w16du:dateUtc="2026-08-19T14:12:00Z">
              <w:r w:rsidRPr="00281062">
                <w:rPr>
                  <w:rFonts w:cs="Times New Roman"/>
                  <w:color w:val="auto"/>
                  <w:rPrChange w:id="640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Самовывоз</w:t>
              </w:r>
            </w:ins>
          </w:p>
        </w:tc>
        <w:tc>
          <w:tcPr>
            <w:tcW w:w="6065" w:type="dxa"/>
          </w:tcPr>
          <w:p w14:paraId="4B138C1A" w14:textId="77777777" w:rsidR="005D2742" w:rsidRPr="00281062" w:rsidRDefault="005D2742" w:rsidP="003D27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ins w:id="641" w:author="Мария Савина" w:date="2026-08-19T16:12:00Z" w16du:dateUtc="2026-08-19T14:12:00Z"/>
                <w:rFonts w:eastAsia="Times New Roman" w:cs="Times New Roman"/>
                <w:color w:val="auto"/>
                <w:rPrChange w:id="642" w:author="Мария Савина" w:date="2026-08-20T00:41:00Z" w16du:dateUtc="2026-08-19T22:41:00Z">
                  <w:rPr>
                    <w:ins w:id="643" w:author="Мария Савина" w:date="2026-08-19T16:12:00Z" w16du:dateUtc="2026-08-19T14:12:00Z"/>
                    <w:rFonts w:eastAsia="Times New Roman" w:cs="Times New Roman"/>
                  </w:rPr>
                </w:rPrChange>
              </w:rPr>
            </w:pPr>
            <w:ins w:id="644" w:author="Мария Савина" w:date="2026-08-19T16:12:00Z" w16du:dateUtc="2026-08-19T14:12:00Z">
              <w:r w:rsidRPr="00281062">
                <w:rPr>
                  <w:rFonts w:cs="Times New Roman"/>
                  <w:color w:val="auto"/>
                  <w:rPrChange w:id="645" w:author="Мария Савина" w:date="2026-08-20T00:41:00Z" w16du:dateUtc="2026-08-19T22:41:00Z">
                    <w:rPr>
                      <w:rFonts w:cs="Times New Roman"/>
                    </w:rPr>
                  </w:rPrChange>
                </w:rPr>
                <w:t>Способ получения заказа, при котором клиент забирает товар в магазине самостоятельно</w:t>
              </w:r>
            </w:ins>
          </w:p>
        </w:tc>
      </w:tr>
      <w:tr w:rsidR="005D2742" w:rsidRPr="00281062" w14:paraId="26EBF9AF" w14:textId="77777777" w:rsidTr="003D27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ins w:id="646" w:author="Мария Савина" w:date="2026-08-19T16:13:00Z" w16du:dateUtc="2026-08-19T14:13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667" w:type="dxa"/>
          </w:tcPr>
          <w:p w14:paraId="1F9199F1" w14:textId="5444BC8D" w:rsidR="005D2742" w:rsidRPr="00281062" w:rsidRDefault="005D2742" w:rsidP="003D278A">
            <w:pPr>
              <w:rPr>
                <w:ins w:id="647" w:author="Мария Савина" w:date="2026-08-19T16:13:00Z" w16du:dateUtc="2026-08-19T14:13:00Z"/>
                <w:rFonts w:eastAsia="Times New Roman" w:cs="Times New Roman"/>
                <w:color w:val="auto"/>
              </w:rPr>
            </w:pPr>
            <w:ins w:id="648" w:author="Мария Савина" w:date="2026-08-19T16:13:00Z" w16du:dateUtc="2026-08-19T14:13:00Z">
              <w:r w:rsidRPr="00281062">
                <w:rPr>
                  <w:rFonts w:eastAsia="Times New Roman" w:cs="Times New Roman"/>
                  <w:color w:val="auto"/>
                </w:rPr>
                <w:t>11</w:t>
              </w:r>
            </w:ins>
          </w:p>
        </w:tc>
        <w:tc>
          <w:tcPr>
            <w:tcW w:w="2618" w:type="dxa"/>
          </w:tcPr>
          <w:p w14:paraId="2FCB813A" w14:textId="7F8A2F6F" w:rsidR="005D2742" w:rsidRPr="00281062" w:rsidRDefault="005D2742" w:rsidP="003D2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49" w:author="Мария Савина" w:date="2026-08-19T16:13:00Z" w16du:dateUtc="2026-08-19T14:13:00Z"/>
                <w:rFonts w:cs="Times New Roman"/>
                <w:color w:val="auto"/>
              </w:rPr>
            </w:pPr>
            <w:ins w:id="650" w:author="Мария Савина" w:date="2026-08-19T16:13:00Z">
              <w:r w:rsidRPr="00281062">
                <w:rPr>
                  <w:rFonts w:cs="Times New Roman"/>
                  <w:color w:val="auto"/>
                </w:rPr>
                <w:t>API</w:t>
              </w:r>
            </w:ins>
          </w:p>
        </w:tc>
        <w:tc>
          <w:tcPr>
            <w:tcW w:w="6065" w:type="dxa"/>
          </w:tcPr>
          <w:p w14:paraId="2D295D45" w14:textId="1266AA80" w:rsidR="005D2742" w:rsidRPr="00281062" w:rsidRDefault="005D2742" w:rsidP="003D27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ins w:id="651" w:author="Мария Савина" w:date="2026-08-19T16:13:00Z" w16du:dateUtc="2026-08-19T14:13:00Z"/>
                <w:rFonts w:cs="Times New Roman"/>
                <w:color w:val="auto"/>
              </w:rPr>
            </w:pPr>
            <w:ins w:id="652" w:author="Мария Савина" w:date="2026-08-19T16:13:00Z">
              <w:r w:rsidRPr="00281062">
                <w:rPr>
                  <w:rFonts w:cs="Times New Roman"/>
                  <w:color w:val="auto"/>
                </w:rPr>
                <w:t>Программный интерфейс приложения для интеграции систем</w:t>
              </w:r>
            </w:ins>
          </w:p>
        </w:tc>
      </w:tr>
    </w:tbl>
    <w:p w14:paraId="7F863DDD" w14:textId="77777777" w:rsidR="005D2742" w:rsidRPr="00281062" w:rsidRDefault="005D2742" w:rsidP="005D2742">
      <w:pPr>
        <w:rPr>
          <w:rFonts w:cs="Times New Roman"/>
          <w:color w:val="auto"/>
          <w:rPrChange w:id="653" w:author="Мария Савина" w:date="2026-08-20T00:41:00Z" w16du:dateUtc="2026-08-19T22:41:00Z">
            <w:rPr/>
          </w:rPrChange>
        </w:rPr>
        <w:pPrChange w:id="654" w:author="Мария Савина" w:date="2026-08-19T16:12:00Z" w16du:dateUtc="2026-08-19T14:12:00Z">
          <w:pPr>
            <w:pStyle w:val="10"/>
            <w:widowControl w:val="0"/>
          </w:pPr>
        </w:pPrChange>
      </w:pPr>
    </w:p>
    <w:p w14:paraId="0E7E5DF0" w14:textId="77777777" w:rsidR="009A0F1B" w:rsidRPr="00281062" w:rsidRDefault="009A0F1B">
      <w:pPr>
        <w:spacing w:before="280" w:after="280" w:line="240" w:lineRule="auto"/>
        <w:rPr>
          <w:rFonts w:cs="Times New Roman"/>
          <w:color w:val="auto"/>
          <w:rPrChange w:id="655" w:author="Мария Савина" w:date="2026-08-20T00:41:00Z" w16du:dateUtc="2026-08-19T22:41:00Z">
            <w:rPr/>
          </w:rPrChange>
        </w:rPr>
      </w:pPr>
      <w:bookmarkStart w:id="656" w:name="_et92p0"/>
      <w:bookmarkEnd w:id="656"/>
    </w:p>
    <w:p w14:paraId="054860E7" w14:textId="77777777" w:rsidR="005D2742" w:rsidRPr="00281062" w:rsidRDefault="005D2742">
      <w:pPr>
        <w:spacing w:before="280" w:after="280" w:line="240" w:lineRule="auto"/>
        <w:rPr>
          <w:ins w:id="657" w:author="Мария Савина" w:date="2026-08-19T16:14:00Z" w16du:dateUtc="2026-08-19T14:14:00Z"/>
          <w:rFonts w:cs="Times New Roman"/>
          <w:b/>
          <w:bCs/>
          <w:color w:val="auto"/>
          <w:sz w:val="48"/>
          <w:szCs w:val="48"/>
          <w:rPrChange w:id="658" w:author="Мария Савина" w:date="2026-08-20T00:41:00Z" w16du:dateUtc="2026-08-19T22:41:00Z">
            <w:rPr>
              <w:ins w:id="659" w:author="Мария Савина" w:date="2026-08-19T16:14:00Z" w16du:dateUtc="2026-08-19T14:14:00Z"/>
              <w:b/>
              <w:bCs/>
              <w:sz w:val="48"/>
              <w:szCs w:val="48"/>
            </w:rPr>
          </w:rPrChange>
        </w:rPr>
      </w:pPr>
    </w:p>
    <w:p w14:paraId="20E689D8" w14:textId="5F21FBBD" w:rsidR="009A0F1B" w:rsidRPr="00281062" w:rsidRDefault="00000000">
      <w:pPr>
        <w:spacing w:before="280" w:after="280" w:line="240" w:lineRule="auto"/>
        <w:rPr>
          <w:rFonts w:cs="Times New Roman"/>
          <w:color w:val="auto"/>
          <w:rPrChange w:id="660" w:author="Мария Савина" w:date="2026-08-20T00:41:00Z" w16du:dateUtc="2026-08-19T22:41:00Z">
            <w:rPr/>
          </w:rPrChange>
        </w:rPr>
      </w:pPr>
      <w:r w:rsidRPr="00281062">
        <w:rPr>
          <w:rFonts w:cs="Times New Roman"/>
          <w:b/>
          <w:bCs/>
          <w:color w:val="auto"/>
          <w:sz w:val="48"/>
          <w:szCs w:val="48"/>
          <w:rPrChange w:id="661" w:author="Мария Савина" w:date="2026-08-20T00:41:00Z" w16du:dateUtc="2026-08-19T22:41:00Z">
            <w:rPr>
              <w:b/>
              <w:bCs/>
              <w:sz w:val="48"/>
              <w:szCs w:val="48"/>
            </w:rPr>
          </w:rPrChange>
        </w:rPr>
        <w:t>Описание требований</w:t>
      </w:r>
    </w:p>
    <w:p w14:paraId="32F77523" w14:textId="77777777" w:rsidR="005D2742" w:rsidRPr="00281062" w:rsidRDefault="005D2742">
      <w:pPr>
        <w:spacing w:before="280" w:after="280" w:line="240" w:lineRule="auto"/>
        <w:rPr>
          <w:ins w:id="662" w:author="Мария Савина" w:date="2026-08-19T16:15:00Z" w16du:dateUtc="2026-08-19T14:15:00Z"/>
          <w:rFonts w:cs="Times New Roman"/>
          <w:b/>
          <w:bCs/>
          <w:color w:val="auto"/>
          <w:sz w:val="36"/>
          <w:szCs w:val="36"/>
          <w:rPrChange w:id="663" w:author="Мария Савина" w:date="2026-08-20T00:41:00Z" w16du:dateUtc="2026-08-19T22:41:00Z">
            <w:rPr>
              <w:ins w:id="664" w:author="Мария Савина" w:date="2026-08-19T16:15:00Z" w16du:dateUtc="2026-08-19T14:15:00Z"/>
              <w:b/>
              <w:bCs/>
              <w:sz w:val="36"/>
              <w:szCs w:val="36"/>
            </w:rPr>
          </w:rPrChange>
        </w:rPr>
      </w:pPr>
      <w:bookmarkStart w:id="665" w:name="_tyjcwt"/>
      <w:bookmarkEnd w:id="665"/>
    </w:p>
    <w:p w14:paraId="4742EC26" w14:textId="19CEC3BF" w:rsidR="009A0F1B" w:rsidRPr="00281062" w:rsidRDefault="00000000">
      <w:pPr>
        <w:spacing w:before="280" w:after="280" w:line="240" w:lineRule="auto"/>
        <w:rPr>
          <w:rFonts w:cs="Times New Roman"/>
          <w:b/>
          <w:bCs/>
          <w:color w:val="auto"/>
          <w:sz w:val="36"/>
          <w:szCs w:val="36"/>
          <w:rPrChange w:id="666" w:author="Мария Савина" w:date="2026-08-20T00:41:00Z" w16du:dateUtc="2026-08-19T22:41:00Z">
            <w:rPr>
              <w:b/>
              <w:bCs/>
              <w:sz w:val="36"/>
              <w:szCs w:val="36"/>
            </w:rPr>
          </w:rPrChange>
        </w:rPr>
      </w:pPr>
      <w:r w:rsidRPr="00281062">
        <w:rPr>
          <w:rFonts w:cs="Times New Roman"/>
          <w:b/>
          <w:bCs/>
          <w:color w:val="auto"/>
          <w:sz w:val="36"/>
          <w:szCs w:val="36"/>
          <w:rPrChange w:id="667" w:author="Мария Савина" w:date="2026-08-20T00:41:00Z" w16du:dateUtc="2026-08-19T22:41:00Z">
            <w:rPr>
              <w:b/>
              <w:bCs/>
              <w:sz w:val="36"/>
              <w:szCs w:val="36"/>
            </w:rPr>
          </w:rPrChange>
        </w:rPr>
        <w:lastRenderedPageBreak/>
        <w:t>Бизнес-требования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PrChange w:id="668" w:author="Мария Савина" w:date="2026-08-19T16:14:00Z" w16du:dateUtc="2026-08-19T14:14:00Z">
          <w:tblPr>
            <w:tblW w:w="9360" w:type="dxa"/>
            <w:shd w:val="clear" w:color="auto" w:fill="FFFFFF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482"/>
        <w:gridCol w:w="7205"/>
        <w:gridCol w:w="1673"/>
        <w:tblGridChange w:id="669">
          <w:tblGrid>
            <w:gridCol w:w="5"/>
            <w:gridCol w:w="437"/>
            <w:gridCol w:w="45"/>
            <w:gridCol w:w="7205"/>
            <w:gridCol w:w="2"/>
            <w:gridCol w:w="1666"/>
            <w:gridCol w:w="5"/>
          </w:tblGrid>
        </w:tblGridChange>
      </w:tblGrid>
      <w:tr w:rsidR="005D2742" w:rsidRPr="00281062" w14:paraId="6AE335EF" w14:textId="77777777" w:rsidTr="005D2742">
        <w:trPr>
          <w:tblHeader/>
          <w:ins w:id="670" w:author="Мария Савина" w:date="2026-08-19T16:14:00Z"/>
          <w:trPrChange w:id="671" w:author="Мария Савина" w:date="2026-08-19T16:14:00Z" w16du:dateUtc="2026-08-19T14:14:00Z">
            <w:trPr>
              <w:gridAfter w:val="0"/>
              <w:tblHeader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672" w:author="Мария Савина" w:date="2026-08-19T16:14:00Z" w16du:dateUtc="2026-08-19T14:14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01EA917" w14:textId="77777777" w:rsidR="005D2742" w:rsidRPr="00281062" w:rsidRDefault="005D2742" w:rsidP="005D2742">
            <w:pPr>
              <w:spacing w:before="280" w:after="280" w:line="240" w:lineRule="auto"/>
              <w:rPr>
                <w:ins w:id="673" w:author="Мария Савина" w:date="2026-08-19T16:14:00Z"/>
                <w:rFonts w:cs="Times New Roman"/>
                <w:b/>
                <w:bCs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674" w:author="Мария Савина" w:date="2026-08-20T00:41:00Z" w16du:dateUtc="2026-08-19T22:41:00Z">
                  <w:rPr>
                    <w:ins w:id="675" w:author="Мария Савина" w:date="2026-08-19T16:14:00Z"/>
                    <w:b/>
                    <w:bCs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676" w:author="Мария Савина" w:date="2026-08-19T16:14:00Z">
              <w:r w:rsidRPr="00281062">
                <w:rPr>
                  <w:rFonts w:cs="Times New Roman"/>
                  <w:b/>
                  <w:bCs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677" w:author="Мария Савина" w:date="2026-08-20T00:41:00Z" w16du:dateUtc="2026-08-19T22:41:00Z">
                    <w:rPr>
                      <w:b/>
                      <w:bCs/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№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678" w:author="Мария Савина" w:date="2026-08-19T16:14:00Z" w16du:dateUtc="2026-08-19T14:14:00Z">
              <w:tcPr>
                <w:tcW w:w="0" w:type="auto"/>
                <w:gridSpan w:val="3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3498A88" w14:textId="77777777" w:rsidR="005D2742" w:rsidRPr="00281062" w:rsidRDefault="005D2742" w:rsidP="005D2742">
            <w:pPr>
              <w:spacing w:before="280" w:after="280" w:line="240" w:lineRule="auto"/>
              <w:rPr>
                <w:ins w:id="679" w:author="Мария Савина" w:date="2026-08-19T16:14:00Z"/>
                <w:rFonts w:cs="Times New Roman"/>
                <w:b/>
                <w:bCs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680" w:author="Мария Савина" w:date="2026-08-20T00:41:00Z" w16du:dateUtc="2026-08-19T22:41:00Z">
                  <w:rPr>
                    <w:ins w:id="681" w:author="Мария Савина" w:date="2026-08-19T16:14:00Z"/>
                    <w:b/>
                    <w:bCs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682" w:author="Мария Савина" w:date="2026-08-19T16:14:00Z">
              <w:r w:rsidRPr="00281062">
                <w:rPr>
                  <w:rFonts w:cs="Times New Roman"/>
                  <w:b/>
                  <w:bCs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683" w:author="Мария Савина" w:date="2026-08-20T00:41:00Z" w16du:dateUtc="2026-08-19T22:41:00Z">
                    <w:rPr>
                      <w:b/>
                      <w:bCs/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Бизнес-требование (SMART)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684" w:author="Мария Савина" w:date="2026-08-19T16:14:00Z" w16du:dateUtc="2026-08-19T14:14:00Z">
              <w:tcPr>
                <w:tcW w:w="0" w:type="auto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7545F92" w14:textId="77777777" w:rsidR="005D2742" w:rsidRPr="00281062" w:rsidRDefault="005D2742" w:rsidP="005D2742">
            <w:pPr>
              <w:spacing w:before="280" w:after="280" w:line="240" w:lineRule="auto"/>
              <w:rPr>
                <w:ins w:id="685" w:author="Мария Савина" w:date="2026-08-19T16:14:00Z"/>
                <w:rFonts w:cs="Times New Roman"/>
                <w:b/>
                <w:bCs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686" w:author="Мария Савина" w:date="2026-08-20T00:41:00Z" w16du:dateUtc="2026-08-19T22:41:00Z">
                  <w:rPr>
                    <w:ins w:id="687" w:author="Мария Савина" w:date="2026-08-19T16:14:00Z"/>
                    <w:b/>
                    <w:bCs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688" w:author="Мария Савина" w:date="2026-08-19T16:14:00Z">
              <w:r w:rsidRPr="00281062">
                <w:rPr>
                  <w:rFonts w:cs="Times New Roman"/>
                  <w:b/>
                  <w:bCs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689" w:author="Мария Савина" w:date="2026-08-20T00:41:00Z" w16du:dateUtc="2026-08-19T22:41:00Z">
                    <w:rPr>
                      <w:b/>
                      <w:bCs/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Приоритет</w:t>
              </w:r>
            </w:ins>
          </w:p>
        </w:tc>
      </w:tr>
      <w:tr w:rsidR="005D2742" w:rsidRPr="00281062" w14:paraId="57C62D6D" w14:textId="77777777" w:rsidTr="005D2742">
        <w:trPr>
          <w:ins w:id="690" w:author="Мария Савина" w:date="2026-08-19T16:14:00Z"/>
          <w:trPrChange w:id="691" w:author="Мария Савина" w:date="2026-08-19T16:14:00Z" w16du:dateUtc="2026-08-19T14:14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692" w:author="Мария Савина" w:date="2026-08-19T16:14:00Z" w16du:dateUtc="2026-08-19T14:14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999001F" w14:textId="77777777" w:rsidR="005D2742" w:rsidRPr="00281062" w:rsidRDefault="005D2742" w:rsidP="005D2742">
            <w:pPr>
              <w:spacing w:before="280" w:after="280" w:line="240" w:lineRule="auto"/>
              <w:rPr>
                <w:ins w:id="693" w:author="Мария Савина" w:date="2026-08-19T16:14:00Z"/>
                <w:rFonts w:cs="Times New Roman"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694" w:author="Мария Савина" w:date="2026-08-20T00:41:00Z" w16du:dateUtc="2026-08-19T22:41:00Z">
                  <w:rPr>
                    <w:ins w:id="695" w:author="Мария Савина" w:date="2026-08-19T16:14:00Z"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696" w:author="Мария Савина" w:date="2026-08-19T16:14:00Z">
              <w:r w:rsidRPr="00281062">
                <w:rPr>
                  <w:rFonts w:cs="Times New Roman"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697" w:author="Мария Савина" w:date="2026-08-20T00:41:00Z" w16du:dateUtc="2026-08-19T22:41:00Z">
                    <w:rPr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1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698" w:author="Мария Савина" w:date="2026-08-19T16:14:00Z" w16du:dateUtc="2026-08-19T14:14:00Z">
              <w:tcPr>
                <w:tcW w:w="0" w:type="auto"/>
                <w:gridSpan w:val="3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DA6671F" w14:textId="77777777" w:rsidR="005D2742" w:rsidRPr="00281062" w:rsidRDefault="005D2742" w:rsidP="005D2742">
            <w:pPr>
              <w:spacing w:before="280" w:after="280" w:line="240" w:lineRule="auto"/>
              <w:rPr>
                <w:ins w:id="699" w:author="Мария Савина" w:date="2026-08-19T16:14:00Z"/>
                <w:rFonts w:cs="Times New Roman"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700" w:author="Мария Савина" w:date="2026-08-20T00:41:00Z" w16du:dateUtc="2026-08-19T22:41:00Z">
                  <w:rPr>
                    <w:ins w:id="701" w:author="Мария Савина" w:date="2026-08-19T16:14:00Z"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702" w:author="Мария Савина" w:date="2026-08-19T16:14:00Z">
              <w:r w:rsidRPr="00281062">
                <w:rPr>
                  <w:rFonts w:cs="Times New Roman"/>
                  <w:b/>
                  <w:bCs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03" w:author="Мария Савина" w:date="2026-08-20T00:41:00Z" w16du:dateUtc="2026-08-19T22:41:00Z">
                    <w:rPr>
                      <w:b/>
                      <w:bCs/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Сократить время обработки заказа на 70%</w:t>
              </w:r>
              <w:r w:rsidRPr="00281062">
                <w:rPr>
                  <w:rFonts w:cs="Times New Roman"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04" w:author="Мария Савина" w:date="2026-08-20T00:41:00Z" w16du:dateUtc="2026-08-19T22:41:00Z">
                    <w:rPr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 за счёт автоматической проверки наличия товаров и автоматического подтверждения заказов через SMS/</w:t>
              </w:r>
              <w:proofErr w:type="spellStart"/>
              <w:r w:rsidRPr="00281062">
                <w:rPr>
                  <w:rFonts w:cs="Times New Roman"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05" w:author="Мария Савина" w:date="2026-08-20T00:41:00Z" w16du:dateUtc="2026-08-19T22:41:00Z">
                    <w:rPr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email</w:t>
              </w:r>
              <w:proofErr w:type="spellEnd"/>
              <w:r w:rsidRPr="00281062">
                <w:rPr>
                  <w:rFonts w:cs="Times New Roman"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06" w:author="Мария Савина" w:date="2026-08-20T00:41:00Z" w16du:dateUtc="2026-08-19T22:41:00Z">
                    <w:rPr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-уведомления в течение 6 календарных месяцев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707" w:author="Мария Савина" w:date="2026-08-19T16:14:00Z" w16du:dateUtc="2026-08-19T14:14:00Z">
              <w:tcPr>
                <w:tcW w:w="0" w:type="auto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23CF0381" w14:textId="08114E8D" w:rsidR="005D2742" w:rsidRPr="00281062" w:rsidRDefault="005D2742" w:rsidP="005D2742">
            <w:pPr>
              <w:spacing w:before="280" w:after="280" w:line="240" w:lineRule="auto"/>
              <w:rPr>
                <w:ins w:id="708" w:author="Мария Савина" w:date="2026-08-19T16:14:00Z"/>
                <w:rFonts w:cs="Times New Roman"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709" w:author="Мария Савина" w:date="2026-08-20T00:41:00Z" w16du:dateUtc="2026-08-19T22:41:00Z">
                  <w:rPr>
                    <w:ins w:id="710" w:author="Мария Савина" w:date="2026-08-19T16:14:00Z"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711" w:author="Мария Савина" w:date="2026-08-19T16:14:00Z">
              <w:r w:rsidRPr="00281062">
                <w:rPr>
                  <w:rFonts w:cs="Times New Roman"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12" w:author="Мария Савина" w:date="2026-08-20T00:41:00Z" w16du:dateUtc="2026-08-19T22:41:00Z">
                    <w:rPr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 </w:t>
              </w:r>
              <w:r w:rsidRPr="00281062">
                <w:rPr>
                  <w:rFonts w:cs="Times New Roman"/>
                  <w:b/>
                  <w:bCs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13" w:author="Мария Савина" w:date="2026-08-20T00:41:00Z" w16du:dateUtc="2026-08-19T22:41:00Z">
                    <w:rPr>
                      <w:b/>
                      <w:bCs/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Высокий</w:t>
              </w:r>
            </w:ins>
          </w:p>
        </w:tc>
      </w:tr>
      <w:tr w:rsidR="005D2742" w:rsidRPr="00281062" w14:paraId="1C2E0F19" w14:textId="77777777" w:rsidTr="005D2742">
        <w:trPr>
          <w:ins w:id="714" w:author="Мария Савина" w:date="2026-08-19T16:14:00Z"/>
          <w:trPrChange w:id="715" w:author="Мария Савина" w:date="2026-08-19T16:14:00Z" w16du:dateUtc="2026-08-19T14:14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716" w:author="Мария Савина" w:date="2026-08-19T16:14:00Z" w16du:dateUtc="2026-08-19T14:14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8C985F6" w14:textId="77777777" w:rsidR="005D2742" w:rsidRPr="00281062" w:rsidRDefault="005D2742" w:rsidP="005D2742">
            <w:pPr>
              <w:spacing w:before="280" w:after="280" w:line="240" w:lineRule="auto"/>
              <w:rPr>
                <w:ins w:id="717" w:author="Мария Савина" w:date="2026-08-19T16:14:00Z"/>
                <w:rFonts w:cs="Times New Roman"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718" w:author="Мария Савина" w:date="2026-08-20T00:41:00Z" w16du:dateUtc="2026-08-19T22:41:00Z">
                  <w:rPr>
                    <w:ins w:id="719" w:author="Мария Савина" w:date="2026-08-19T16:14:00Z"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720" w:author="Мария Савина" w:date="2026-08-19T16:14:00Z">
              <w:r w:rsidRPr="00281062">
                <w:rPr>
                  <w:rFonts w:cs="Times New Roman"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21" w:author="Мария Савина" w:date="2026-08-20T00:41:00Z" w16du:dateUtc="2026-08-19T22:41:00Z">
                    <w:rPr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2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722" w:author="Мария Савина" w:date="2026-08-19T16:14:00Z" w16du:dateUtc="2026-08-19T14:14:00Z">
              <w:tcPr>
                <w:tcW w:w="0" w:type="auto"/>
                <w:gridSpan w:val="3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62526A1" w14:textId="77777777" w:rsidR="005D2742" w:rsidRPr="00281062" w:rsidRDefault="005D2742" w:rsidP="005D2742">
            <w:pPr>
              <w:spacing w:before="280" w:after="280" w:line="240" w:lineRule="auto"/>
              <w:rPr>
                <w:ins w:id="723" w:author="Мария Савина" w:date="2026-08-19T16:14:00Z"/>
                <w:rFonts w:cs="Times New Roman"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724" w:author="Мария Савина" w:date="2026-08-20T00:41:00Z" w16du:dateUtc="2026-08-19T22:41:00Z">
                  <w:rPr>
                    <w:ins w:id="725" w:author="Мария Савина" w:date="2026-08-19T16:14:00Z"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726" w:author="Мария Савина" w:date="2026-08-19T16:14:00Z">
              <w:r w:rsidRPr="00281062">
                <w:rPr>
                  <w:rFonts w:cs="Times New Roman"/>
                  <w:b/>
                  <w:bCs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27" w:author="Мария Савина" w:date="2026-08-20T00:41:00Z" w16du:dateUtc="2026-08-19T22:41:00Z">
                    <w:rPr>
                      <w:b/>
                      <w:bCs/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Снизить количество отмен заказов на 50%</w:t>
              </w:r>
              <w:r w:rsidRPr="00281062">
                <w:rPr>
                  <w:rFonts w:cs="Times New Roman"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28" w:author="Мария Савина" w:date="2026-08-20T00:41:00Z" w16du:dateUtc="2026-08-19T22:41:00Z">
                    <w:rPr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 за счёт отображения реального наличия товаров на сайте и автоматического подтверждения заказов в течение 6 календарных месяцев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729" w:author="Мария Савина" w:date="2026-08-19T16:14:00Z" w16du:dateUtc="2026-08-19T14:14:00Z">
              <w:tcPr>
                <w:tcW w:w="0" w:type="auto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2A47B66C" w14:textId="0C9884AD" w:rsidR="005D2742" w:rsidRPr="00281062" w:rsidRDefault="005D2742" w:rsidP="005D2742">
            <w:pPr>
              <w:spacing w:before="280" w:after="280" w:line="240" w:lineRule="auto"/>
              <w:rPr>
                <w:ins w:id="730" w:author="Мария Савина" w:date="2026-08-19T16:14:00Z"/>
                <w:rFonts w:cs="Times New Roman"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731" w:author="Мария Савина" w:date="2026-08-20T00:41:00Z" w16du:dateUtc="2026-08-19T22:41:00Z">
                  <w:rPr>
                    <w:ins w:id="732" w:author="Мария Савина" w:date="2026-08-19T16:14:00Z"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733" w:author="Мария Савина" w:date="2026-08-19T16:14:00Z">
              <w:r w:rsidRPr="00281062">
                <w:rPr>
                  <w:rFonts w:cs="Times New Roman"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34" w:author="Мария Савина" w:date="2026-08-20T00:41:00Z" w16du:dateUtc="2026-08-19T22:41:00Z">
                    <w:rPr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 </w:t>
              </w:r>
              <w:r w:rsidRPr="00281062">
                <w:rPr>
                  <w:rFonts w:cs="Times New Roman"/>
                  <w:b/>
                  <w:bCs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35" w:author="Мария Савина" w:date="2026-08-20T00:41:00Z" w16du:dateUtc="2026-08-19T22:41:00Z">
                    <w:rPr>
                      <w:b/>
                      <w:bCs/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Высокий</w:t>
              </w:r>
            </w:ins>
          </w:p>
        </w:tc>
      </w:tr>
      <w:tr w:rsidR="005D2742" w:rsidRPr="00281062" w14:paraId="1E8DA422" w14:textId="77777777" w:rsidTr="005D2742">
        <w:trPr>
          <w:ins w:id="736" w:author="Мария Савина" w:date="2026-08-19T16:14:00Z"/>
          <w:trPrChange w:id="737" w:author="Мария Савина" w:date="2026-08-19T16:14:00Z" w16du:dateUtc="2026-08-19T14:14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738" w:author="Мария Савина" w:date="2026-08-19T16:14:00Z" w16du:dateUtc="2026-08-19T14:14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E05FEF6" w14:textId="77777777" w:rsidR="005D2742" w:rsidRPr="00281062" w:rsidRDefault="005D2742" w:rsidP="005D2742">
            <w:pPr>
              <w:spacing w:before="280" w:after="280" w:line="240" w:lineRule="auto"/>
              <w:rPr>
                <w:ins w:id="739" w:author="Мария Савина" w:date="2026-08-19T16:14:00Z"/>
                <w:rFonts w:cs="Times New Roman"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740" w:author="Мария Савина" w:date="2026-08-20T00:41:00Z" w16du:dateUtc="2026-08-19T22:41:00Z">
                  <w:rPr>
                    <w:ins w:id="741" w:author="Мария Савина" w:date="2026-08-19T16:14:00Z"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742" w:author="Мария Савина" w:date="2026-08-19T16:14:00Z">
              <w:r w:rsidRPr="00281062">
                <w:rPr>
                  <w:rFonts w:cs="Times New Roman"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43" w:author="Мария Савина" w:date="2026-08-20T00:41:00Z" w16du:dateUtc="2026-08-19T22:41:00Z">
                    <w:rPr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3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744" w:author="Мария Савина" w:date="2026-08-19T16:14:00Z" w16du:dateUtc="2026-08-19T14:14:00Z">
              <w:tcPr>
                <w:tcW w:w="0" w:type="auto"/>
                <w:gridSpan w:val="3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712E4C8" w14:textId="77777777" w:rsidR="005D2742" w:rsidRPr="00281062" w:rsidRDefault="005D2742" w:rsidP="005D2742">
            <w:pPr>
              <w:spacing w:before="280" w:after="280" w:line="240" w:lineRule="auto"/>
              <w:rPr>
                <w:ins w:id="745" w:author="Мария Савина" w:date="2026-08-19T16:14:00Z"/>
                <w:rFonts w:cs="Times New Roman"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746" w:author="Мария Савина" w:date="2026-08-20T00:41:00Z" w16du:dateUtc="2026-08-19T22:41:00Z">
                  <w:rPr>
                    <w:ins w:id="747" w:author="Мария Савина" w:date="2026-08-19T16:14:00Z"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748" w:author="Мария Савина" w:date="2026-08-19T16:14:00Z">
              <w:r w:rsidRPr="00281062">
                <w:rPr>
                  <w:rFonts w:cs="Times New Roman"/>
                  <w:b/>
                  <w:bCs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49" w:author="Мария Савина" w:date="2026-08-20T00:41:00Z" w16du:dateUtc="2026-08-19T22:41:00Z">
                    <w:rPr>
                      <w:b/>
                      <w:bCs/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Повысить конверсию онлайн-заказов на 20%</w:t>
              </w:r>
              <w:r w:rsidRPr="00281062">
                <w:rPr>
                  <w:rFonts w:cs="Times New Roman"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50" w:author="Мария Савина" w:date="2026-08-20T00:41:00Z" w16du:dateUtc="2026-08-19T22:41:00Z">
                    <w:rPr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 за счёт внедрения программы лояльности (промокоды) и улучшения клиентского опыта в течение 6 календарных месяцев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751" w:author="Мария Савина" w:date="2026-08-19T16:14:00Z" w16du:dateUtc="2026-08-19T14:14:00Z">
              <w:tcPr>
                <w:tcW w:w="0" w:type="auto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6ADF9615" w14:textId="184E2047" w:rsidR="005D2742" w:rsidRPr="00281062" w:rsidRDefault="005D2742" w:rsidP="005D2742">
            <w:pPr>
              <w:spacing w:before="280" w:after="280" w:line="240" w:lineRule="auto"/>
              <w:rPr>
                <w:ins w:id="752" w:author="Мария Савина" w:date="2026-08-19T16:14:00Z"/>
                <w:rFonts w:cs="Times New Roman"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753" w:author="Мария Савина" w:date="2026-08-20T00:41:00Z" w16du:dateUtc="2026-08-19T22:41:00Z">
                  <w:rPr>
                    <w:ins w:id="754" w:author="Мария Савина" w:date="2026-08-19T16:14:00Z"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755" w:author="Мария Савина" w:date="2026-08-19T16:14:00Z">
              <w:r w:rsidRPr="00281062">
                <w:rPr>
                  <w:rFonts w:cs="Times New Roman"/>
                  <w:b/>
                  <w:bCs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56" w:author="Мария Савина" w:date="2026-08-20T00:41:00Z" w16du:dateUtc="2026-08-19T22:41:00Z">
                    <w:rPr>
                      <w:b/>
                      <w:bCs/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Высокий</w:t>
              </w:r>
            </w:ins>
          </w:p>
        </w:tc>
      </w:tr>
      <w:tr w:rsidR="005D2742" w:rsidRPr="00281062" w14:paraId="09D17047" w14:textId="77777777" w:rsidTr="005D2742">
        <w:trPr>
          <w:ins w:id="757" w:author="Мария Савина" w:date="2026-08-19T16:14:00Z"/>
          <w:trPrChange w:id="758" w:author="Мария Савина" w:date="2026-08-19T16:14:00Z" w16du:dateUtc="2026-08-19T14:14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759" w:author="Мария Савина" w:date="2026-08-19T16:14:00Z" w16du:dateUtc="2026-08-19T14:14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ADE739C" w14:textId="77777777" w:rsidR="005D2742" w:rsidRPr="00281062" w:rsidRDefault="005D2742" w:rsidP="005D2742">
            <w:pPr>
              <w:spacing w:before="280" w:after="280" w:line="240" w:lineRule="auto"/>
              <w:rPr>
                <w:ins w:id="760" w:author="Мария Савина" w:date="2026-08-19T16:14:00Z"/>
                <w:rFonts w:cs="Times New Roman"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761" w:author="Мария Савина" w:date="2026-08-20T00:41:00Z" w16du:dateUtc="2026-08-19T22:41:00Z">
                  <w:rPr>
                    <w:ins w:id="762" w:author="Мария Савина" w:date="2026-08-19T16:14:00Z"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763" w:author="Мария Савина" w:date="2026-08-19T16:14:00Z">
              <w:r w:rsidRPr="00281062">
                <w:rPr>
                  <w:rFonts w:cs="Times New Roman"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64" w:author="Мария Савина" w:date="2026-08-20T00:41:00Z" w16du:dateUtc="2026-08-19T22:41:00Z">
                    <w:rPr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4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765" w:author="Мария Савина" w:date="2026-08-19T16:14:00Z" w16du:dateUtc="2026-08-19T14:14:00Z">
              <w:tcPr>
                <w:tcW w:w="0" w:type="auto"/>
                <w:gridSpan w:val="3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305F78D" w14:textId="77777777" w:rsidR="005D2742" w:rsidRPr="00281062" w:rsidRDefault="005D2742" w:rsidP="005D2742">
            <w:pPr>
              <w:spacing w:before="280" w:after="280" w:line="240" w:lineRule="auto"/>
              <w:rPr>
                <w:ins w:id="766" w:author="Мария Савина" w:date="2026-08-19T16:14:00Z"/>
                <w:rFonts w:cs="Times New Roman"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767" w:author="Мария Савина" w:date="2026-08-20T00:41:00Z" w16du:dateUtc="2026-08-19T22:41:00Z">
                  <w:rPr>
                    <w:ins w:id="768" w:author="Мария Савина" w:date="2026-08-19T16:14:00Z"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769" w:author="Мария Савина" w:date="2026-08-19T16:14:00Z">
              <w:r w:rsidRPr="00281062">
                <w:rPr>
                  <w:rFonts w:cs="Times New Roman"/>
                  <w:b/>
                  <w:bCs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70" w:author="Мария Савина" w:date="2026-08-20T00:41:00Z" w16du:dateUtc="2026-08-19T22:41:00Z">
                    <w:rPr>
                      <w:b/>
                      <w:bCs/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Запустить программу лояльности</w:t>
              </w:r>
              <w:r w:rsidRPr="00281062">
                <w:rPr>
                  <w:rFonts w:cs="Times New Roman"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71" w:author="Мария Савина" w:date="2026-08-20T00:41:00Z" w16du:dateUtc="2026-08-19T22:41:00Z">
                    <w:rPr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 через применение промокодов на сайте в течение 3 календарных месяцев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772" w:author="Мария Савина" w:date="2026-08-19T16:14:00Z" w16du:dateUtc="2026-08-19T14:14:00Z">
              <w:tcPr>
                <w:tcW w:w="0" w:type="auto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16F68177" w14:textId="33BB1BEA" w:rsidR="005D2742" w:rsidRPr="00281062" w:rsidRDefault="005D2742" w:rsidP="005D2742">
            <w:pPr>
              <w:spacing w:before="280" w:after="280" w:line="240" w:lineRule="auto"/>
              <w:rPr>
                <w:ins w:id="773" w:author="Мария Савина" w:date="2026-08-19T16:14:00Z"/>
                <w:rFonts w:cs="Times New Roman"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774" w:author="Мария Савина" w:date="2026-08-20T00:41:00Z" w16du:dateUtc="2026-08-19T22:41:00Z">
                  <w:rPr>
                    <w:ins w:id="775" w:author="Мария Савина" w:date="2026-08-19T16:14:00Z"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776" w:author="Мария Савина" w:date="2026-08-19T16:14:00Z">
              <w:r w:rsidRPr="00281062">
                <w:rPr>
                  <w:rFonts w:cs="Times New Roman"/>
                  <w:b/>
                  <w:bCs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77" w:author="Мария Савина" w:date="2026-08-20T00:41:00Z" w16du:dateUtc="2026-08-19T22:41:00Z">
                    <w:rPr>
                      <w:b/>
                      <w:bCs/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Высокий</w:t>
              </w:r>
            </w:ins>
          </w:p>
        </w:tc>
      </w:tr>
      <w:tr w:rsidR="005D2742" w:rsidRPr="00281062" w14:paraId="086EF7C0" w14:textId="77777777" w:rsidTr="005D2742">
        <w:trPr>
          <w:ins w:id="778" w:author="Мария Савина" w:date="2026-08-19T16:14:00Z"/>
          <w:trPrChange w:id="779" w:author="Мария Савина" w:date="2026-08-19T16:14:00Z" w16du:dateUtc="2026-08-19T14:14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780" w:author="Мария Савина" w:date="2026-08-19T16:14:00Z" w16du:dateUtc="2026-08-19T14:14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2CD0732" w14:textId="77777777" w:rsidR="005D2742" w:rsidRPr="00281062" w:rsidRDefault="005D2742" w:rsidP="005D2742">
            <w:pPr>
              <w:spacing w:before="280" w:after="280" w:line="240" w:lineRule="auto"/>
              <w:rPr>
                <w:ins w:id="781" w:author="Мария Савина" w:date="2026-08-19T16:14:00Z"/>
                <w:rFonts w:cs="Times New Roman"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782" w:author="Мария Савина" w:date="2026-08-20T00:41:00Z" w16du:dateUtc="2026-08-19T22:41:00Z">
                  <w:rPr>
                    <w:ins w:id="783" w:author="Мария Савина" w:date="2026-08-19T16:14:00Z"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784" w:author="Мария Савина" w:date="2026-08-19T16:14:00Z">
              <w:r w:rsidRPr="00281062">
                <w:rPr>
                  <w:rFonts w:cs="Times New Roman"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85" w:author="Мария Савина" w:date="2026-08-20T00:41:00Z" w16du:dateUtc="2026-08-19T22:41:00Z">
                    <w:rPr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5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786" w:author="Мария Савина" w:date="2026-08-19T16:14:00Z" w16du:dateUtc="2026-08-19T14:14:00Z">
              <w:tcPr>
                <w:tcW w:w="0" w:type="auto"/>
                <w:gridSpan w:val="3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E99D3DE" w14:textId="77777777" w:rsidR="005D2742" w:rsidRPr="00281062" w:rsidRDefault="005D2742" w:rsidP="005D2742">
            <w:pPr>
              <w:spacing w:before="280" w:after="280" w:line="240" w:lineRule="auto"/>
              <w:rPr>
                <w:ins w:id="787" w:author="Мария Савина" w:date="2026-08-19T16:14:00Z"/>
                <w:rFonts w:cs="Times New Roman"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788" w:author="Мария Савина" w:date="2026-08-20T00:41:00Z" w16du:dateUtc="2026-08-19T22:41:00Z">
                  <w:rPr>
                    <w:ins w:id="789" w:author="Мария Савина" w:date="2026-08-19T16:14:00Z"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790" w:author="Мария Савина" w:date="2026-08-19T16:14:00Z">
              <w:r w:rsidRPr="00281062">
                <w:rPr>
                  <w:rFonts w:cs="Times New Roman"/>
                  <w:b/>
                  <w:bCs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91" w:author="Мария Савина" w:date="2026-08-20T00:41:00Z" w16du:dateUtc="2026-08-19T22:41:00Z">
                    <w:rPr>
                      <w:b/>
                      <w:bCs/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Создать базу для повторных продаж</w:t>
              </w:r>
              <w:r w:rsidRPr="00281062">
                <w:rPr>
                  <w:rFonts w:cs="Times New Roman"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92" w:author="Мария Савина" w:date="2026-08-20T00:41:00Z" w16du:dateUtc="2026-08-19T22:41:00Z">
                    <w:rPr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 через внедрение личного кабинета клиента с историей заказов и избранным в течение 6 календарных месяцев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793" w:author="Мария Савина" w:date="2026-08-19T16:14:00Z" w16du:dateUtc="2026-08-19T14:14:00Z">
              <w:tcPr>
                <w:tcW w:w="0" w:type="auto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7E61C928" w14:textId="2609D2FF" w:rsidR="005D2742" w:rsidRPr="00281062" w:rsidRDefault="005D2742" w:rsidP="005D2742">
            <w:pPr>
              <w:spacing w:before="280" w:after="280" w:line="240" w:lineRule="auto"/>
              <w:rPr>
                <w:ins w:id="794" w:author="Мария Савина" w:date="2026-08-19T16:14:00Z"/>
                <w:rFonts w:cs="Times New Roman"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795" w:author="Мария Савина" w:date="2026-08-20T00:41:00Z" w16du:dateUtc="2026-08-19T22:41:00Z">
                  <w:rPr>
                    <w:ins w:id="796" w:author="Мария Савина" w:date="2026-08-19T16:14:00Z"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797" w:author="Мария Савина" w:date="2026-08-19T16:14:00Z">
              <w:r w:rsidRPr="00281062">
                <w:rPr>
                  <w:rFonts w:cs="Times New Roman"/>
                  <w:b/>
                  <w:bCs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798" w:author="Мария Савина" w:date="2026-08-20T00:41:00Z" w16du:dateUtc="2026-08-19T22:41:00Z">
                    <w:rPr>
                      <w:b/>
                      <w:bCs/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Средний</w:t>
              </w:r>
            </w:ins>
          </w:p>
        </w:tc>
      </w:tr>
      <w:tr w:rsidR="005D2742" w:rsidRPr="00281062" w14:paraId="01BCB46D" w14:textId="77777777" w:rsidTr="005D2742">
        <w:trPr>
          <w:ins w:id="799" w:author="Мария Савина" w:date="2026-08-19T16:14:00Z"/>
          <w:trPrChange w:id="800" w:author="Мария Савина" w:date="2026-08-19T16:14:00Z" w16du:dateUtc="2026-08-19T14:14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801" w:author="Мария Савина" w:date="2026-08-19T16:14:00Z" w16du:dateUtc="2026-08-19T14:14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42329BD" w14:textId="77777777" w:rsidR="005D2742" w:rsidRPr="00281062" w:rsidRDefault="005D2742" w:rsidP="005D2742">
            <w:pPr>
              <w:spacing w:before="280" w:after="280" w:line="240" w:lineRule="auto"/>
              <w:rPr>
                <w:ins w:id="802" w:author="Мария Савина" w:date="2026-08-19T16:14:00Z"/>
                <w:rFonts w:cs="Times New Roman"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803" w:author="Мария Савина" w:date="2026-08-20T00:41:00Z" w16du:dateUtc="2026-08-19T22:41:00Z">
                  <w:rPr>
                    <w:ins w:id="804" w:author="Мария Савина" w:date="2026-08-19T16:14:00Z"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805" w:author="Мария Савина" w:date="2026-08-19T16:14:00Z">
              <w:r w:rsidRPr="00281062">
                <w:rPr>
                  <w:rFonts w:cs="Times New Roman"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806" w:author="Мария Савина" w:date="2026-08-20T00:41:00Z" w16du:dateUtc="2026-08-19T22:41:00Z">
                    <w:rPr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6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807" w:author="Мария Савина" w:date="2026-08-19T16:14:00Z" w16du:dateUtc="2026-08-19T14:14:00Z">
              <w:tcPr>
                <w:tcW w:w="0" w:type="auto"/>
                <w:gridSpan w:val="3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404F8D8" w14:textId="77777777" w:rsidR="005D2742" w:rsidRPr="00281062" w:rsidRDefault="005D2742" w:rsidP="005D2742">
            <w:pPr>
              <w:spacing w:before="280" w:after="280" w:line="240" w:lineRule="auto"/>
              <w:rPr>
                <w:ins w:id="808" w:author="Мария Савина" w:date="2026-08-19T16:14:00Z"/>
                <w:rFonts w:cs="Times New Roman"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809" w:author="Мария Савина" w:date="2026-08-20T00:41:00Z" w16du:dateUtc="2026-08-19T22:41:00Z">
                  <w:rPr>
                    <w:ins w:id="810" w:author="Мария Савина" w:date="2026-08-19T16:14:00Z"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811" w:author="Мария Савина" w:date="2026-08-19T16:14:00Z">
              <w:r w:rsidRPr="00281062">
                <w:rPr>
                  <w:rFonts w:cs="Times New Roman"/>
                  <w:b/>
                  <w:bCs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812" w:author="Мария Савина" w:date="2026-08-20T00:41:00Z" w16du:dateUtc="2026-08-19T22:41:00Z">
                    <w:rPr>
                      <w:b/>
                      <w:bCs/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Снизить нагрузку на персонал на 70%</w:t>
              </w:r>
              <w:r w:rsidRPr="00281062">
                <w:rPr>
                  <w:rFonts w:cs="Times New Roman"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813" w:author="Мария Савина" w:date="2026-08-20T00:41:00Z" w16du:dateUtc="2026-08-19T22:41:00Z">
                    <w:rPr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 за счёт автоматизации ручных операций (звонки складу и клиентам) в течение 6 календарных месяцев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814" w:author="Мария Савина" w:date="2026-08-19T16:14:00Z" w16du:dateUtc="2026-08-19T14:14:00Z">
              <w:tcPr>
                <w:tcW w:w="0" w:type="auto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7DCB77B7" w14:textId="4EE61DA8" w:rsidR="005D2742" w:rsidRPr="00281062" w:rsidRDefault="005D2742" w:rsidP="005D2742">
            <w:pPr>
              <w:spacing w:before="280" w:after="280" w:line="240" w:lineRule="auto"/>
              <w:rPr>
                <w:ins w:id="815" w:author="Мария Савина" w:date="2026-08-19T16:14:00Z"/>
                <w:rFonts w:cs="Times New Roman"/>
                <w:color w:val="auto"/>
                <w:shd w:val="clear" w:color="auto" w:fill="FFFFFF"/>
                <w14:textOutline w14:w="0" w14:cap="flat" w14:cmpd="sng" w14:algn="ctr">
                  <w14:noFill/>
                  <w14:prstDash w14:val="solid"/>
                  <w14:bevel/>
                </w14:textOutline>
                <w:rPrChange w:id="816" w:author="Мария Савина" w:date="2026-08-20T00:41:00Z" w16du:dateUtc="2026-08-19T22:41:00Z">
                  <w:rPr>
                    <w:ins w:id="817" w:author="Мария Савина" w:date="2026-08-19T16:14:00Z"/>
                    <w:i/>
                    <w:iCs/>
                    <w:color w:val="595959"/>
                    <w:sz w:val="22"/>
                    <w:szCs w:val="22"/>
                    <w:shd w:val="clear" w:color="auto" w:fill="FFFFFF"/>
                    <w14:textOutline w14:w="0" w14:cap="flat" w14:cmpd="sng" w14:algn="ctr">
                      <w14:noFill/>
                      <w14:prstDash w14:val="solid"/>
                      <w14:bevel/>
                    </w14:textOutline>
                  </w:rPr>
                </w:rPrChange>
              </w:rPr>
            </w:pPr>
            <w:ins w:id="818" w:author="Мария Савина" w:date="2026-08-19T16:14:00Z">
              <w:r w:rsidRPr="00281062">
                <w:rPr>
                  <w:rFonts w:cs="Times New Roman"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819" w:author="Мария Савина" w:date="2026-08-20T00:41:00Z" w16du:dateUtc="2026-08-19T22:41:00Z">
                    <w:rPr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 </w:t>
              </w:r>
              <w:r w:rsidRPr="00281062">
                <w:rPr>
                  <w:rFonts w:cs="Times New Roman"/>
                  <w:b/>
                  <w:bCs/>
                  <w:color w:val="auto"/>
                  <w:shd w:val="clear" w:color="auto" w:fill="FFFFFF"/>
                  <w14:textOutline w14:w="0" w14:cap="flat" w14:cmpd="sng" w14:algn="ctr">
                    <w14:noFill/>
                    <w14:prstDash w14:val="solid"/>
                    <w14:bevel/>
                  </w14:textOutline>
                  <w:rPrChange w:id="820" w:author="Мария Савина" w:date="2026-08-20T00:41:00Z" w16du:dateUtc="2026-08-19T22:41:00Z">
                    <w:rPr>
                      <w:b/>
                      <w:bCs/>
                      <w:i/>
                      <w:iCs/>
                      <w:color w:val="595959"/>
                      <w:sz w:val="22"/>
                      <w:szCs w:val="22"/>
                      <w:shd w:val="clear" w:color="auto" w:fill="FFFFFF"/>
                      <w14:textOutline w14:w="0" w14:cap="flat" w14:cmpd="sng" w14:algn="ctr">
                        <w14:noFill/>
                        <w14:prstDash w14:val="solid"/>
                        <w14:bevel/>
                      </w14:textOutline>
                    </w:rPr>
                  </w:rPrChange>
                </w:rPr>
                <w:t>Высокий</w:t>
              </w:r>
            </w:ins>
          </w:p>
        </w:tc>
      </w:tr>
    </w:tbl>
    <w:p w14:paraId="6D6A4EFC" w14:textId="765D9B60" w:rsidR="009A0F1B" w:rsidRPr="00281062" w:rsidDel="005D2742" w:rsidRDefault="00000000">
      <w:pPr>
        <w:pStyle w:val="afa"/>
        <w:rPr>
          <w:del w:id="821" w:author="Мария Савина" w:date="2026-08-19T16:14:00Z" w16du:dateUtc="2026-08-19T14:14:00Z"/>
          <w:rFonts w:ascii="Times New Roman" w:eastAsia="Times New Roman" w:hAnsi="Times New Roman" w:cs="Times New Roman"/>
          <w:color w:val="auto"/>
          <w:rPrChange w:id="822" w:author="Мария Савина" w:date="2026-08-20T00:41:00Z" w16du:dateUtc="2026-08-19T22:41:00Z">
            <w:rPr>
              <w:del w:id="823" w:author="Мария Савина" w:date="2026-08-19T16:14:00Z" w16du:dateUtc="2026-08-19T14:14:00Z"/>
              <w:rFonts w:ascii="Times New Roman" w:eastAsia="Times New Roman" w:hAnsi="Times New Roman" w:cs="Times New Roman"/>
              <w:i/>
              <w:iCs/>
              <w:color w:val="535353" w:themeColor="background2"/>
            </w:rPr>
          </w:rPrChange>
        </w:rPr>
      </w:pPr>
      <w:del w:id="824" w:author="Мария Савина" w:date="2026-08-19T16:14:00Z" w16du:dateUtc="2026-08-19T14:14:00Z">
        <w:r w:rsidRPr="00281062" w:rsidDel="005D2742">
          <w:rPr>
            <w:rFonts w:ascii="Times New Roman" w:hAnsi="Times New Roman" w:cs="Times New Roman"/>
            <w:color w:val="auto"/>
            <w:shd w:val="clear" w:color="auto" w:fill="FFFFFF"/>
            <w:rPrChange w:id="825" w:author="Мария Савина" w:date="2026-08-20T00:41:00Z" w16du:dateUtc="2026-08-19T22:41:00Z">
              <w:rPr>
                <w:rFonts w:ascii="Times New Roman" w:hAnsi="Times New Roman"/>
                <w:i/>
                <w:iCs/>
                <w:color w:val="595959"/>
                <w:shd w:val="clear" w:color="auto" w:fill="FFFFFF"/>
              </w:rPr>
            </w:rPrChange>
          </w:rPr>
          <w:delText xml:space="preserve">Опишите </w:delText>
        </w:r>
        <w:r w:rsidRPr="00281062" w:rsidDel="005D2742">
          <w:rPr>
            <w:rFonts w:ascii="Times New Roman" w:hAnsi="Times New Roman" w:cs="Times New Roman"/>
            <w:color w:val="auto"/>
            <w:rPrChange w:id="826" w:author="Мария Савина" w:date="2026-08-20T00:41:00Z" w16du:dateUtc="2026-08-19T22:41:00Z">
              <w:rPr>
                <w:rFonts w:ascii="Times New Roman" w:hAnsi="Times New Roman"/>
                <w:i/>
                <w:iCs/>
                <w:color w:val="595959"/>
              </w:rPr>
            </w:rPrChange>
          </w:rPr>
          <w:delText>требования к решению с точки зрения важности для бизнеса.</w:delText>
        </w:r>
        <w:r w:rsidRPr="00281062" w:rsidDel="005D2742">
          <w:rPr>
            <w:rFonts w:ascii="Times New Roman" w:hAnsi="Times New Roman" w:cs="Times New Roman"/>
            <w:color w:val="auto"/>
            <w:rPrChange w:id="827" w:author="Мария Савина" w:date="2026-08-20T00:41:00Z" w16du:dateUtc="2026-08-19T22:41:00Z">
              <w:rPr>
                <w:rFonts w:ascii="Times New Roman" w:hAnsi="Times New Roman"/>
                <w:color w:val="595959"/>
              </w:rPr>
            </w:rPrChange>
          </w:rPr>
          <w:delText xml:space="preserve"> </w:delText>
        </w:r>
        <w:r w:rsidRPr="00281062" w:rsidDel="005D2742">
          <w:rPr>
            <w:rFonts w:ascii="Times New Roman" w:hAnsi="Times New Roman" w:cs="Times New Roman"/>
            <w:color w:val="auto"/>
            <w:rPrChange w:id="828" w:author="Мария Савина" w:date="2026-08-20T00:41:00Z" w16du:dateUtc="2026-08-19T22:41:00Z">
              <w:rPr>
                <w:rFonts w:ascii="Times New Roman" w:hAnsi="Times New Roman"/>
                <w:i/>
                <w:iCs/>
                <w:color w:val="535353" w:themeColor="background2"/>
              </w:rPr>
            </w:rPrChange>
          </w:rPr>
          <w:delText xml:space="preserve">Эти требования описывают цели самого бизнеса и формируются по модели </w:delText>
        </w:r>
        <w:r w:rsidRPr="00281062" w:rsidDel="005D2742">
          <w:rPr>
            <w:rFonts w:ascii="Times New Roman" w:hAnsi="Times New Roman" w:cs="Times New Roman"/>
            <w:color w:val="auto"/>
            <w:lang w:val="en-US"/>
            <w:rPrChange w:id="829" w:author="Мария Савина" w:date="2026-08-20T00:41:00Z" w16du:dateUtc="2026-08-19T22:41:00Z">
              <w:rPr>
                <w:rFonts w:ascii="Times New Roman" w:hAnsi="Times New Roman"/>
                <w:i/>
                <w:iCs/>
                <w:color w:val="535353" w:themeColor="background2"/>
                <w:lang w:val="en-US"/>
              </w:rPr>
            </w:rPrChange>
          </w:rPr>
          <w:delText>SMART</w:delText>
        </w:r>
        <w:r w:rsidRPr="00281062" w:rsidDel="005D2742">
          <w:rPr>
            <w:rFonts w:ascii="Times New Roman" w:hAnsi="Times New Roman" w:cs="Times New Roman"/>
            <w:color w:val="auto"/>
            <w:rPrChange w:id="830" w:author="Мария Савина" w:date="2026-08-20T00:41:00Z" w16du:dateUtc="2026-08-19T22:41:00Z">
              <w:rPr>
                <w:rFonts w:ascii="Times New Roman" w:hAnsi="Times New Roman"/>
                <w:i/>
                <w:iCs/>
                <w:color w:val="535353" w:themeColor="background2"/>
                <w:lang w:val="en-US"/>
              </w:rPr>
            </w:rPrChange>
          </w:rPr>
          <w:delText xml:space="preserve"> (</w:delText>
        </w:r>
        <w:r w:rsidRPr="00281062" w:rsidDel="005D2742">
          <w:rPr>
            <w:rFonts w:ascii="Times New Roman" w:hAnsi="Times New Roman" w:cs="Times New Roman"/>
            <w:color w:val="auto"/>
            <w:lang w:val="en-US"/>
            <w:rPrChange w:id="831" w:author="Мария Савина" w:date="2026-08-20T00:41:00Z" w16du:dateUtc="2026-08-19T22:41:00Z">
              <w:rPr>
                <w:rFonts w:ascii="Times New Roman" w:hAnsi="Times New Roman"/>
                <w:i/>
                <w:iCs/>
                <w:color w:val="535353" w:themeColor="background2"/>
                <w:lang w:val="en-US"/>
              </w:rPr>
            </w:rPrChange>
          </w:rPr>
          <w:delText>specific</w:delText>
        </w:r>
        <w:r w:rsidRPr="00281062" w:rsidDel="005D2742">
          <w:rPr>
            <w:rFonts w:ascii="Times New Roman" w:hAnsi="Times New Roman" w:cs="Times New Roman"/>
            <w:color w:val="auto"/>
            <w:rPrChange w:id="832" w:author="Мария Савина" w:date="2026-08-20T00:41:00Z" w16du:dateUtc="2026-08-19T22:41:00Z">
              <w:rPr>
                <w:rFonts w:ascii="Times New Roman" w:hAnsi="Times New Roman"/>
                <w:i/>
                <w:iCs/>
                <w:color w:val="535353" w:themeColor="background2"/>
                <w:lang w:val="en-US"/>
              </w:rPr>
            </w:rPrChange>
          </w:rPr>
          <w:delText xml:space="preserve">, </w:delText>
        </w:r>
        <w:r w:rsidRPr="00281062" w:rsidDel="005D2742">
          <w:rPr>
            <w:rFonts w:ascii="Times New Roman" w:hAnsi="Times New Roman" w:cs="Times New Roman"/>
            <w:color w:val="auto"/>
            <w:lang w:val="en-US"/>
            <w:rPrChange w:id="833" w:author="Мария Савина" w:date="2026-08-20T00:41:00Z" w16du:dateUtc="2026-08-19T22:41:00Z">
              <w:rPr>
                <w:rFonts w:ascii="Times New Roman" w:hAnsi="Times New Roman"/>
                <w:i/>
                <w:iCs/>
                <w:color w:val="535353" w:themeColor="background2"/>
                <w:lang w:val="en-US"/>
              </w:rPr>
            </w:rPrChange>
          </w:rPr>
          <w:delText>measurable</w:delText>
        </w:r>
        <w:r w:rsidRPr="00281062" w:rsidDel="005D2742">
          <w:rPr>
            <w:rFonts w:ascii="Times New Roman" w:hAnsi="Times New Roman" w:cs="Times New Roman"/>
            <w:color w:val="auto"/>
            <w:rPrChange w:id="834" w:author="Мария Савина" w:date="2026-08-20T00:41:00Z" w16du:dateUtc="2026-08-19T22:41:00Z">
              <w:rPr>
                <w:rFonts w:ascii="Times New Roman" w:hAnsi="Times New Roman"/>
                <w:i/>
                <w:iCs/>
                <w:color w:val="535353" w:themeColor="background2"/>
                <w:lang w:val="en-US"/>
              </w:rPr>
            </w:rPrChange>
          </w:rPr>
          <w:delText xml:space="preserve">, </w:delText>
        </w:r>
        <w:r w:rsidRPr="00281062" w:rsidDel="005D2742">
          <w:rPr>
            <w:rFonts w:ascii="Times New Roman" w:hAnsi="Times New Roman" w:cs="Times New Roman"/>
            <w:color w:val="auto"/>
            <w:lang w:val="en-US"/>
            <w:rPrChange w:id="835" w:author="Мария Савина" w:date="2026-08-20T00:41:00Z" w16du:dateUtc="2026-08-19T22:41:00Z">
              <w:rPr>
                <w:rFonts w:ascii="Times New Roman" w:hAnsi="Times New Roman"/>
                <w:i/>
                <w:iCs/>
                <w:color w:val="535353" w:themeColor="background2"/>
                <w:lang w:val="en-US"/>
              </w:rPr>
            </w:rPrChange>
          </w:rPr>
          <w:delText>attainable</w:delText>
        </w:r>
        <w:r w:rsidRPr="00281062" w:rsidDel="005D2742">
          <w:rPr>
            <w:rFonts w:ascii="Times New Roman" w:hAnsi="Times New Roman" w:cs="Times New Roman"/>
            <w:color w:val="auto"/>
            <w:rPrChange w:id="836" w:author="Мария Савина" w:date="2026-08-20T00:41:00Z" w16du:dateUtc="2026-08-19T22:41:00Z">
              <w:rPr>
                <w:rFonts w:ascii="Times New Roman" w:hAnsi="Times New Roman"/>
                <w:i/>
                <w:iCs/>
                <w:color w:val="535353" w:themeColor="background2"/>
                <w:lang w:val="en-US"/>
              </w:rPr>
            </w:rPrChange>
          </w:rPr>
          <w:delText xml:space="preserve">, </w:delText>
        </w:r>
        <w:r w:rsidRPr="00281062" w:rsidDel="005D2742">
          <w:rPr>
            <w:rFonts w:ascii="Times New Roman" w:hAnsi="Times New Roman" w:cs="Times New Roman"/>
            <w:color w:val="auto"/>
            <w:lang w:val="en-US"/>
            <w:rPrChange w:id="837" w:author="Мария Савина" w:date="2026-08-20T00:41:00Z" w16du:dateUtc="2026-08-19T22:41:00Z">
              <w:rPr>
                <w:rFonts w:ascii="Times New Roman" w:hAnsi="Times New Roman"/>
                <w:i/>
                <w:iCs/>
                <w:color w:val="535353" w:themeColor="background2"/>
                <w:lang w:val="en-US"/>
              </w:rPr>
            </w:rPrChange>
          </w:rPr>
          <w:delText>relevant</w:delText>
        </w:r>
        <w:r w:rsidRPr="00281062" w:rsidDel="005D2742">
          <w:rPr>
            <w:rFonts w:ascii="Times New Roman" w:hAnsi="Times New Roman" w:cs="Times New Roman"/>
            <w:color w:val="auto"/>
            <w:rPrChange w:id="838" w:author="Мария Савина" w:date="2026-08-20T00:41:00Z" w16du:dateUtc="2026-08-19T22:41:00Z">
              <w:rPr>
                <w:rFonts w:ascii="Times New Roman" w:hAnsi="Times New Roman"/>
                <w:i/>
                <w:iCs/>
                <w:color w:val="535353" w:themeColor="background2"/>
                <w:lang w:val="en-US"/>
              </w:rPr>
            </w:rPrChange>
          </w:rPr>
          <w:delText xml:space="preserve">, </w:delText>
        </w:r>
        <w:r w:rsidRPr="00281062" w:rsidDel="005D2742">
          <w:rPr>
            <w:rFonts w:ascii="Times New Roman" w:hAnsi="Times New Roman" w:cs="Times New Roman"/>
            <w:color w:val="auto"/>
            <w:lang w:val="en-US"/>
            <w:rPrChange w:id="839" w:author="Мария Савина" w:date="2026-08-20T00:41:00Z" w16du:dateUtc="2026-08-19T22:41:00Z">
              <w:rPr>
                <w:rFonts w:ascii="Times New Roman" w:hAnsi="Times New Roman"/>
                <w:i/>
                <w:iCs/>
                <w:color w:val="535353" w:themeColor="background2"/>
                <w:lang w:val="en-US"/>
              </w:rPr>
            </w:rPrChange>
          </w:rPr>
          <w:delText>time</w:delText>
        </w:r>
        <w:r w:rsidRPr="00281062" w:rsidDel="005D2742">
          <w:rPr>
            <w:rFonts w:ascii="Times New Roman" w:hAnsi="Times New Roman" w:cs="Times New Roman"/>
            <w:color w:val="auto"/>
            <w:rPrChange w:id="840" w:author="Мария Савина" w:date="2026-08-20T00:41:00Z" w16du:dateUtc="2026-08-19T22:41:00Z">
              <w:rPr>
                <w:rFonts w:ascii="Times New Roman" w:hAnsi="Times New Roman"/>
                <w:i/>
                <w:iCs/>
                <w:color w:val="535353" w:themeColor="background2"/>
                <w:lang w:val="en-US"/>
              </w:rPr>
            </w:rPrChange>
          </w:rPr>
          <w:delText>-</w:delText>
        </w:r>
        <w:r w:rsidRPr="00281062" w:rsidDel="005D2742">
          <w:rPr>
            <w:rFonts w:ascii="Times New Roman" w:hAnsi="Times New Roman" w:cs="Times New Roman"/>
            <w:color w:val="auto"/>
            <w:lang w:val="en-US"/>
            <w:rPrChange w:id="841" w:author="Мария Савина" w:date="2026-08-20T00:41:00Z" w16du:dateUtc="2026-08-19T22:41:00Z">
              <w:rPr>
                <w:rFonts w:ascii="Times New Roman" w:hAnsi="Times New Roman"/>
                <w:i/>
                <w:iCs/>
                <w:color w:val="535353" w:themeColor="background2"/>
                <w:lang w:val="en-US"/>
              </w:rPr>
            </w:rPrChange>
          </w:rPr>
          <w:delText>bound</w:delText>
        </w:r>
        <w:r w:rsidRPr="00281062" w:rsidDel="005D2742">
          <w:rPr>
            <w:rFonts w:ascii="Times New Roman" w:hAnsi="Times New Roman" w:cs="Times New Roman"/>
            <w:color w:val="auto"/>
            <w:rPrChange w:id="842" w:author="Мария Савина" w:date="2026-08-20T00:41:00Z" w16du:dateUtc="2026-08-19T22:41:00Z">
              <w:rPr>
                <w:rFonts w:ascii="Times New Roman" w:hAnsi="Times New Roman"/>
                <w:i/>
                <w:iCs/>
                <w:color w:val="535353" w:themeColor="background2"/>
                <w:lang w:val="en-US"/>
              </w:rPr>
            </w:rPrChange>
          </w:rPr>
          <w:delText>)</w:delText>
        </w:r>
        <w:r w:rsidRPr="00281062" w:rsidDel="005D2742">
          <w:rPr>
            <w:rFonts w:ascii="Times New Roman" w:hAnsi="Times New Roman" w:cs="Times New Roman"/>
            <w:color w:val="auto"/>
            <w:rPrChange w:id="843" w:author="Мария Савина" w:date="2026-08-20T00:41:00Z" w16du:dateUtc="2026-08-19T22:41:00Z">
              <w:rPr>
                <w:rFonts w:ascii="Times New Roman" w:hAnsi="Times New Roman"/>
                <w:i/>
                <w:iCs/>
                <w:color w:val="535353" w:themeColor="background2"/>
              </w:rPr>
            </w:rPrChange>
          </w:rPr>
          <w:delText>. Пример: Увеличить конверсию в заказ на 35% за 6 календарных месяцев.</w:delText>
        </w:r>
      </w:del>
    </w:p>
    <w:p w14:paraId="226509F1" w14:textId="77777777" w:rsidR="009A0F1B" w:rsidRPr="00281062" w:rsidRDefault="009A0F1B">
      <w:pPr>
        <w:pStyle w:val="afa"/>
        <w:rPr>
          <w:rFonts w:ascii="Times New Roman" w:eastAsia="Times New Roman" w:hAnsi="Times New Roman" w:cs="Times New Roman"/>
          <w:color w:val="auto"/>
          <w:sz w:val="20"/>
          <w:szCs w:val="20"/>
          <w:rPrChange w:id="844" w:author="Мария Савина" w:date="2026-08-20T00:41:00Z" w16du:dateUtc="2026-08-19T22:41:00Z">
            <w:rPr>
              <w:rFonts w:ascii="Times New Roman" w:eastAsia="Times New Roman" w:hAnsi="Times New Roman" w:cs="Times New Roman"/>
              <w:color w:val="595959"/>
              <w:sz w:val="20"/>
              <w:szCs w:val="20"/>
            </w:rPr>
          </w:rPrChange>
        </w:rPr>
      </w:pPr>
    </w:p>
    <w:p w14:paraId="193B27B6" w14:textId="77777777" w:rsidR="009A0F1B" w:rsidRPr="00281062" w:rsidRDefault="009A0F1B">
      <w:pPr>
        <w:ind w:left="142"/>
        <w:rPr>
          <w:rFonts w:cs="Times New Roman"/>
          <w:color w:val="auto"/>
          <w:rPrChange w:id="845" w:author="Мария Савина" w:date="2026-08-20T00:41:00Z" w16du:dateUtc="2026-08-19T22:41:00Z">
            <w:rPr/>
          </w:rPrChange>
        </w:rPr>
      </w:pPr>
    </w:p>
    <w:p w14:paraId="17CE4F84" w14:textId="77777777" w:rsidR="005D2742" w:rsidRPr="00281062" w:rsidRDefault="005D2742">
      <w:pPr>
        <w:spacing w:after="280" w:line="240" w:lineRule="auto"/>
        <w:rPr>
          <w:ins w:id="846" w:author="Мария Савина" w:date="2026-08-19T16:15:00Z" w16du:dateUtc="2026-08-19T14:15:00Z"/>
          <w:rFonts w:cs="Times New Roman"/>
          <w:b/>
          <w:bCs/>
          <w:color w:val="auto"/>
          <w:sz w:val="36"/>
          <w:szCs w:val="36"/>
          <w:rPrChange w:id="847" w:author="Мария Савина" w:date="2026-08-20T00:41:00Z" w16du:dateUtc="2026-08-19T22:41:00Z">
            <w:rPr>
              <w:ins w:id="848" w:author="Мария Савина" w:date="2026-08-19T16:15:00Z" w16du:dateUtc="2026-08-19T14:15:00Z"/>
              <w:b/>
              <w:bCs/>
              <w:sz w:val="36"/>
              <w:szCs w:val="36"/>
            </w:rPr>
          </w:rPrChange>
        </w:rPr>
      </w:pPr>
    </w:p>
    <w:p w14:paraId="0D6F3DB3" w14:textId="4B61F60E" w:rsidR="009A0F1B" w:rsidRPr="00281062" w:rsidRDefault="00000000">
      <w:pPr>
        <w:spacing w:after="280" w:line="240" w:lineRule="auto"/>
        <w:rPr>
          <w:rFonts w:cs="Times New Roman"/>
          <w:b/>
          <w:bCs/>
          <w:color w:val="auto"/>
          <w:sz w:val="36"/>
          <w:szCs w:val="36"/>
          <w:rPrChange w:id="849" w:author="Мария Савина" w:date="2026-08-20T00:41:00Z" w16du:dateUtc="2026-08-19T22:41:00Z">
            <w:rPr>
              <w:b/>
              <w:bCs/>
              <w:sz w:val="36"/>
              <w:szCs w:val="36"/>
            </w:rPr>
          </w:rPrChange>
        </w:rPr>
      </w:pPr>
      <w:r w:rsidRPr="00281062">
        <w:rPr>
          <w:rFonts w:cs="Times New Roman"/>
          <w:b/>
          <w:bCs/>
          <w:color w:val="auto"/>
          <w:sz w:val="36"/>
          <w:szCs w:val="36"/>
          <w:rPrChange w:id="850" w:author="Мария Савина" w:date="2026-08-20T00:41:00Z" w16du:dateUtc="2026-08-19T22:41:00Z">
            <w:rPr>
              <w:b/>
              <w:bCs/>
              <w:sz w:val="36"/>
              <w:szCs w:val="36"/>
            </w:rPr>
          </w:rPrChange>
        </w:rPr>
        <w:t>Пользовательские требования</w:t>
      </w:r>
    </w:p>
    <w:p w14:paraId="7F9EA190" w14:textId="0BF6765B" w:rsidR="009A0F1B" w:rsidRPr="00281062" w:rsidDel="007F7411" w:rsidRDefault="00000000">
      <w:pPr>
        <w:shd w:val="clear" w:color="auto" w:fill="FFFFFF"/>
        <w:rPr>
          <w:del w:id="851" w:author="Мария Савина" w:date="2026-08-19T16:20:00Z" w16du:dateUtc="2026-08-19T14:20:00Z"/>
          <w:rFonts w:cs="Times New Roman"/>
          <w:color w:val="auto"/>
          <w:rPrChange w:id="852" w:author="Мария Савина" w:date="2026-08-20T00:41:00Z" w16du:dateUtc="2026-08-19T22:41:00Z">
            <w:rPr>
              <w:del w:id="853" w:author="Мария Савина" w:date="2026-08-19T16:20:00Z" w16du:dateUtc="2026-08-19T14:20:00Z"/>
              <w:i/>
              <w:iCs/>
              <w:color w:val="595959"/>
            </w:rPr>
          </w:rPrChange>
        </w:rPr>
      </w:pPr>
      <w:del w:id="854" w:author="Мария Савина" w:date="2026-08-19T16:20:00Z" w16du:dateUtc="2026-08-19T14:20:00Z">
        <w:r w:rsidRPr="00281062" w:rsidDel="007F7411">
          <w:rPr>
            <w:rFonts w:cs="Times New Roman"/>
            <w:color w:val="auto"/>
            <w:shd w:val="clear" w:color="auto" w:fill="FFFFFF"/>
            <w:rPrChange w:id="855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delText xml:space="preserve">Опишите </w:delText>
        </w:r>
        <w:r w:rsidRPr="00281062" w:rsidDel="007F7411">
          <w:rPr>
            <w:rFonts w:cs="Times New Roman"/>
            <w:color w:val="auto"/>
            <w:rPrChange w:id="856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delText>требования к решению с точки зрения важности для пользователей в формате пользовательских историй и вариантов использования.</w:delText>
        </w:r>
      </w:del>
    </w:p>
    <w:p w14:paraId="03A91198" w14:textId="2B6F17DC" w:rsidR="009A0F1B" w:rsidRPr="00281062" w:rsidDel="007F7411" w:rsidRDefault="00000000">
      <w:pPr>
        <w:shd w:val="clear" w:color="auto" w:fill="FFFFFF"/>
        <w:rPr>
          <w:del w:id="857" w:author="Мария Савина" w:date="2026-08-19T16:20:00Z" w16du:dateUtc="2026-08-19T14:20:00Z"/>
          <w:rFonts w:cs="Times New Roman"/>
          <w:b/>
          <w:bCs/>
          <w:color w:val="auto"/>
          <w:sz w:val="36"/>
          <w:szCs w:val="36"/>
          <w:rPrChange w:id="858" w:author="Мария Савина" w:date="2026-08-20T00:41:00Z" w16du:dateUtc="2026-08-19T22:41:00Z">
            <w:rPr>
              <w:del w:id="859" w:author="Мария Савина" w:date="2026-08-19T16:20:00Z" w16du:dateUtc="2026-08-19T14:20:00Z"/>
              <w:b/>
              <w:bCs/>
              <w:i/>
              <w:iCs/>
              <w:color w:val="535353" w:themeColor="background2"/>
              <w:sz w:val="36"/>
              <w:szCs w:val="36"/>
            </w:rPr>
          </w:rPrChange>
        </w:rPr>
      </w:pPr>
      <w:del w:id="860" w:author="Мария Савина" w:date="2026-08-19T16:20:00Z" w16du:dateUtc="2026-08-19T14:20:00Z">
        <w:r w:rsidRPr="00281062" w:rsidDel="007F7411">
          <w:rPr>
            <w:rFonts w:cs="Times New Roman"/>
            <w:color w:val="auto"/>
            <w:rPrChange w:id="861" w:author="Мария Савина" w:date="2026-08-20T00:41:00Z" w16du:dateUtc="2026-08-19T22:41:00Z">
              <w:rPr>
                <w:i/>
                <w:iCs/>
                <w:color w:val="535353" w:themeColor="background2"/>
              </w:rPr>
            </w:rPrChange>
          </w:rPr>
          <w:delText>Пользовательские истории можно оформить текстом. Если вы понимаете, что объём требований большой, и стейкхолдеру будет сложно в них ориентироваться, можно использовать карту пользовательских историй (USM).</w:delText>
        </w:r>
      </w:del>
    </w:p>
    <w:p w14:paraId="0814A680" w14:textId="77777777" w:rsidR="009A0F1B" w:rsidRPr="00281062" w:rsidRDefault="00000000">
      <w:pPr>
        <w:pStyle w:val="30"/>
        <w:spacing w:after="280"/>
        <w:rPr>
          <w:color w:val="auto"/>
          <w:rPrChange w:id="862" w:author="Мария Савина" w:date="2026-08-20T00:41:00Z" w16du:dateUtc="2026-08-19T22:41:00Z">
            <w:rPr/>
          </w:rPrChange>
        </w:rPr>
      </w:pPr>
      <w:bookmarkStart w:id="863" w:name="_mi4epgh0ul76"/>
      <w:bookmarkStart w:id="864" w:name="_Toc2"/>
      <w:bookmarkEnd w:id="863"/>
      <w:r w:rsidRPr="00281062">
        <w:rPr>
          <w:color w:val="auto"/>
          <w:rPrChange w:id="865" w:author="Мария Савина" w:date="2026-08-20T00:41:00Z" w16du:dateUtc="2026-08-19T22:41:00Z">
            <w:rPr/>
          </w:rPrChange>
        </w:rPr>
        <w:t>Пользовательские истории (</w:t>
      </w:r>
      <w:proofErr w:type="spellStart"/>
      <w:r w:rsidRPr="00281062">
        <w:rPr>
          <w:color w:val="auto"/>
          <w:rPrChange w:id="866" w:author="Мария Савина" w:date="2026-08-20T00:41:00Z" w16du:dateUtc="2026-08-19T22:41:00Z">
            <w:rPr/>
          </w:rPrChange>
        </w:rPr>
        <w:t>user</w:t>
      </w:r>
      <w:proofErr w:type="spellEnd"/>
      <w:r w:rsidRPr="00281062">
        <w:rPr>
          <w:color w:val="auto"/>
          <w:rPrChange w:id="867" w:author="Мария Савина" w:date="2026-08-20T00:41:00Z" w16du:dateUtc="2026-08-19T22:41:00Z">
            <w:rPr/>
          </w:rPrChange>
        </w:rPr>
        <w:t xml:space="preserve"> </w:t>
      </w:r>
      <w:proofErr w:type="spellStart"/>
      <w:r w:rsidRPr="00281062">
        <w:rPr>
          <w:color w:val="auto"/>
          <w:rPrChange w:id="868" w:author="Мария Савина" w:date="2026-08-20T00:41:00Z" w16du:dateUtc="2026-08-19T22:41:00Z">
            <w:rPr/>
          </w:rPrChange>
        </w:rPr>
        <w:t>stories</w:t>
      </w:r>
      <w:proofErr w:type="spellEnd"/>
      <w:r w:rsidRPr="00281062">
        <w:rPr>
          <w:color w:val="auto"/>
          <w:rPrChange w:id="869" w:author="Мария Савина" w:date="2026-08-20T00:41:00Z" w16du:dateUtc="2026-08-19T22:41:00Z">
            <w:rPr/>
          </w:rPrChange>
        </w:rPr>
        <w:t>)</w:t>
      </w:r>
      <w:bookmarkEnd w:id="864"/>
    </w:p>
    <w:p w14:paraId="45639D69" w14:textId="77777777" w:rsidR="007F7411" w:rsidRPr="00281062" w:rsidRDefault="007F7411" w:rsidP="007F7411">
      <w:pPr>
        <w:pStyle w:val="30"/>
        <w:spacing w:after="280"/>
        <w:rPr>
          <w:ins w:id="870" w:author="Мария Савина" w:date="2026-08-19T16:21:00Z"/>
          <w:b w:val="0"/>
          <w:bCs w:val="0"/>
          <w:color w:val="auto"/>
          <w:sz w:val="24"/>
          <w:szCs w:val="24"/>
          <w:rPrChange w:id="871" w:author="Мария Савина" w:date="2026-08-20T00:41:00Z" w16du:dateUtc="2026-08-19T22:41:00Z">
            <w:rPr>
              <w:ins w:id="872" w:author="Мария Савина" w:date="2026-08-19T16:21:00Z"/>
              <w:i/>
              <w:iCs/>
              <w:color w:val="535353" w:themeColor="background2"/>
            </w:rPr>
          </w:rPrChange>
        </w:rPr>
      </w:pPr>
      <w:ins w:id="873" w:author="Мария Савина" w:date="2026-08-19T16:21:00Z">
        <w:r w:rsidRPr="00281062">
          <w:rPr>
            <w:b w:val="0"/>
            <w:bCs w:val="0"/>
            <w:color w:val="auto"/>
            <w:sz w:val="24"/>
            <w:szCs w:val="24"/>
            <w:rPrChange w:id="874" w:author="Мария Савина" w:date="2026-08-20T00:41:00Z" w16du:dateUtc="2026-08-19T22:41:00Z">
              <w:rPr>
                <w:i/>
                <w:iCs/>
                <w:color w:val="535353" w:themeColor="background2"/>
              </w:rPr>
            </w:rPrChange>
          </w:rPr>
          <w:t>Для клиента:</w:t>
        </w:r>
      </w:ins>
    </w:p>
    <w:tbl>
      <w:tblPr>
        <w:tblW w:w="936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PrChange w:id="875" w:author="Мария Савина" w:date="2026-08-19T18:27:00Z" w16du:dateUtc="2026-08-19T16:27:00Z">
          <w:tblPr>
            <w:tblW w:w="9360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867"/>
        <w:gridCol w:w="6906"/>
        <w:gridCol w:w="1587"/>
        <w:tblGridChange w:id="876">
          <w:tblGrid>
            <w:gridCol w:w="5"/>
            <w:gridCol w:w="867"/>
            <w:gridCol w:w="74"/>
            <w:gridCol w:w="6827"/>
            <w:gridCol w:w="5"/>
            <w:gridCol w:w="1582"/>
            <w:gridCol w:w="5"/>
          </w:tblGrid>
        </w:tblGridChange>
      </w:tblGrid>
      <w:tr w:rsidR="007F7411" w:rsidRPr="00281062" w14:paraId="3663A305" w14:textId="77777777" w:rsidTr="00E63BCB">
        <w:trPr>
          <w:tblHeader/>
          <w:ins w:id="877" w:author="Мария Савина" w:date="2026-08-19T16:21:00Z"/>
          <w:trPrChange w:id="878" w:author="Мария Савина" w:date="2026-08-19T18:27:00Z" w16du:dateUtc="2026-08-19T16:27:00Z">
            <w:trPr>
              <w:gridAfter w:val="0"/>
              <w:tblHeader/>
            </w:trPr>
          </w:trPrChange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879" w:author="Мария Савина" w:date="2026-08-19T18:27:00Z" w16du:dateUtc="2026-08-19T16:27:00Z">
              <w:tcPr>
                <w:tcW w:w="0" w:type="auto"/>
                <w:gridSpan w:val="3"/>
                <w:tcBorders>
                  <w:top w:val="nil"/>
                </w:tcBorders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99A8BF4" w14:textId="77777777" w:rsidR="007F7411" w:rsidRPr="00281062" w:rsidRDefault="007F7411" w:rsidP="007F7411">
            <w:pPr>
              <w:pStyle w:val="30"/>
              <w:spacing w:after="280"/>
              <w:rPr>
                <w:ins w:id="880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881" w:author="Мария Савина" w:date="2026-08-20T00:41:00Z" w16du:dateUtc="2026-08-19T22:41:00Z">
                  <w:rPr>
                    <w:ins w:id="882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883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884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ID</w:t>
              </w:r>
            </w:ins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885" w:author="Мария Савина" w:date="2026-08-19T18:27:00Z" w16du:dateUtc="2026-08-19T16:27:00Z">
              <w:tcPr>
                <w:tcW w:w="0" w:type="auto"/>
                <w:tcBorders>
                  <w:top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8F7DC11" w14:textId="77777777" w:rsidR="007F7411" w:rsidRPr="00281062" w:rsidRDefault="007F7411" w:rsidP="007F7411">
            <w:pPr>
              <w:pStyle w:val="30"/>
              <w:spacing w:after="280"/>
              <w:rPr>
                <w:ins w:id="886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887" w:author="Мария Савина" w:date="2026-08-20T00:41:00Z" w16du:dateUtc="2026-08-19T22:41:00Z">
                  <w:rPr>
                    <w:ins w:id="888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889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890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User Story</w:t>
              </w:r>
            </w:ins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891" w:author="Мария Савина" w:date="2026-08-19T18:27:00Z" w16du:dateUtc="2026-08-19T16:27:00Z">
              <w:tcPr>
                <w:tcW w:w="0" w:type="auto"/>
                <w:gridSpan w:val="2"/>
                <w:tcBorders>
                  <w:top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7C25C81" w14:textId="77777777" w:rsidR="007F7411" w:rsidRPr="00281062" w:rsidRDefault="007F7411" w:rsidP="007F7411">
            <w:pPr>
              <w:pStyle w:val="30"/>
              <w:spacing w:after="280"/>
              <w:rPr>
                <w:ins w:id="892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893" w:author="Мария Савина" w:date="2026-08-20T00:41:00Z" w16du:dateUtc="2026-08-19T22:41:00Z">
                  <w:rPr>
                    <w:ins w:id="894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895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896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Приоритет</w:t>
              </w:r>
            </w:ins>
          </w:p>
        </w:tc>
      </w:tr>
      <w:tr w:rsidR="007F7411" w:rsidRPr="00281062" w14:paraId="0B21699D" w14:textId="77777777" w:rsidTr="00E63BCB">
        <w:trPr>
          <w:ins w:id="897" w:author="Мария Савина" w:date="2026-08-19T16:21:00Z"/>
          <w:trPrChange w:id="898" w:author="Мария Савина" w:date="2026-08-19T18:27:00Z" w16du:dateUtc="2026-08-19T16:27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899" w:author="Мария Савина" w:date="2026-08-19T18:27:00Z" w16du:dateUtc="2026-08-19T16:27:00Z">
              <w:tcPr>
                <w:tcW w:w="0" w:type="auto"/>
                <w:gridSpan w:val="3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771CEB6" w14:textId="77777777" w:rsidR="007F7411" w:rsidRPr="00281062" w:rsidRDefault="007F7411" w:rsidP="007F7411">
            <w:pPr>
              <w:pStyle w:val="30"/>
              <w:spacing w:after="280"/>
              <w:rPr>
                <w:ins w:id="900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901" w:author="Мария Савина" w:date="2026-08-20T00:41:00Z" w16du:dateUtc="2026-08-19T22:41:00Z">
                  <w:rPr>
                    <w:ins w:id="902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903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04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US</w:t>
              </w:r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05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noBreakHyphen/>
                <w:t>01</w:t>
              </w:r>
            </w:ins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906" w:author="Мария Савина" w:date="2026-08-19T18:27:00Z" w16du:dateUtc="2026-08-19T16:27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413D211" w14:textId="77777777" w:rsidR="007F7411" w:rsidRPr="00281062" w:rsidRDefault="007F7411" w:rsidP="007F7411">
            <w:pPr>
              <w:pStyle w:val="30"/>
              <w:spacing w:after="280"/>
              <w:rPr>
                <w:ins w:id="907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908" w:author="Мария Савина" w:date="2026-08-20T00:41:00Z" w16du:dateUtc="2026-08-19T22:41:00Z">
                  <w:rPr>
                    <w:ins w:id="909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910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11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Как клиент, я хочу видеть реальное наличие товаров на складе на карточке товара, чтобы не заказывать то, чего нет в наличии</w:t>
              </w:r>
            </w:ins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912" w:author="Мария Савина" w:date="2026-08-19T18:27:00Z" w16du:dateUtc="2026-08-19T16:27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176EA7A0" w14:textId="5C33790A" w:rsidR="007F7411" w:rsidRPr="00281062" w:rsidRDefault="007F7411" w:rsidP="007F7411">
            <w:pPr>
              <w:pStyle w:val="30"/>
              <w:spacing w:after="280"/>
              <w:rPr>
                <w:ins w:id="913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914" w:author="Мария Савина" w:date="2026-08-20T00:41:00Z" w16du:dateUtc="2026-08-19T22:41:00Z">
                  <w:rPr>
                    <w:ins w:id="915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916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17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 Высокий</w:t>
              </w:r>
            </w:ins>
          </w:p>
        </w:tc>
      </w:tr>
      <w:tr w:rsidR="007F7411" w:rsidRPr="00281062" w14:paraId="52129330" w14:textId="77777777" w:rsidTr="00E63BCB">
        <w:trPr>
          <w:ins w:id="918" w:author="Мария Савина" w:date="2026-08-19T16:21:00Z"/>
          <w:trPrChange w:id="919" w:author="Мария Савина" w:date="2026-08-19T18:27:00Z" w16du:dateUtc="2026-08-19T16:27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920" w:author="Мария Савина" w:date="2026-08-19T18:27:00Z" w16du:dateUtc="2026-08-19T16:27:00Z">
              <w:tcPr>
                <w:tcW w:w="0" w:type="auto"/>
                <w:gridSpan w:val="3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BDD6043" w14:textId="77777777" w:rsidR="007F7411" w:rsidRPr="00281062" w:rsidRDefault="007F7411" w:rsidP="007F7411">
            <w:pPr>
              <w:pStyle w:val="30"/>
              <w:spacing w:after="280"/>
              <w:rPr>
                <w:ins w:id="921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922" w:author="Мария Савина" w:date="2026-08-20T00:41:00Z" w16du:dateUtc="2026-08-19T22:41:00Z">
                  <w:rPr>
                    <w:ins w:id="923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924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25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US</w:t>
              </w:r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26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noBreakHyphen/>
                <w:t>02</w:t>
              </w:r>
            </w:ins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927" w:author="Мария Савина" w:date="2026-08-19T18:27:00Z" w16du:dateUtc="2026-08-19T16:27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6C2B4F9" w14:textId="77777777" w:rsidR="007F7411" w:rsidRPr="00281062" w:rsidRDefault="007F7411" w:rsidP="007F7411">
            <w:pPr>
              <w:pStyle w:val="30"/>
              <w:spacing w:after="280"/>
              <w:rPr>
                <w:ins w:id="928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929" w:author="Мария Савина" w:date="2026-08-20T00:41:00Z" w16du:dateUtc="2026-08-19T22:41:00Z">
                  <w:rPr>
                    <w:ins w:id="930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931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32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Как клиент, я хочу получать SMS/</w:t>
              </w:r>
              <w:proofErr w:type="spellStart"/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33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email</w:t>
              </w:r>
              <w:proofErr w:type="spellEnd"/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34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noBreakHyphen/>
                <w:t>уведомления о создании и изменении статуса моего заказа, чтобы быть в курсе, что происходит с заказом</w:t>
              </w:r>
            </w:ins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935" w:author="Мария Савина" w:date="2026-08-19T18:27:00Z" w16du:dateUtc="2026-08-19T16:27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46A564A3" w14:textId="602F8675" w:rsidR="007F7411" w:rsidRPr="00281062" w:rsidRDefault="007F7411" w:rsidP="007F7411">
            <w:pPr>
              <w:pStyle w:val="30"/>
              <w:spacing w:after="280"/>
              <w:rPr>
                <w:ins w:id="936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937" w:author="Мария Савина" w:date="2026-08-20T00:41:00Z" w16du:dateUtc="2026-08-19T22:41:00Z">
                  <w:rPr>
                    <w:ins w:id="938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939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40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 Высокий</w:t>
              </w:r>
            </w:ins>
          </w:p>
        </w:tc>
      </w:tr>
      <w:tr w:rsidR="007F7411" w:rsidRPr="00281062" w14:paraId="1EAF3163" w14:textId="77777777" w:rsidTr="00E63BCB">
        <w:trPr>
          <w:ins w:id="941" w:author="Мария Савина" w:date="2026-08-19T16:21:00Z"/>
          <w:trPrChange w:id="942" w:author="Мария Савина" w:date="2026-08-19T18:27:00Z" w16du:dateUtc="2026-08-19T16:27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943" w:author="Мария Савина" w:date="2026-08-19T18:27:00Z" w16du:dateUtc="2026-08-19T16:27:00Z">
              <w:tcPr>
                <w:tcW w:w="0" w:type="auto"/>
                <w:gridSpan w:val="3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DA56757" w14:textId="77777777" w:rsidR="007F7411" w:rsidRPr="00281062" w:rsidRDefault="007F7411" w:rsidP="007F7411">
            <w:pPr>
              <w:pStyle w:val="30"/>
              <w:spacing w:after="280"/>
              <w:rPr>
                <w:ins w:id="944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945" w:author="Мария Савина" w:date="2026-08-20T00:41:00Z" w16du:dateUtc="2026-08-19T22:41:00Z">
                  <w:rPr>
                    <w:ins w:id="946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947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48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US</w:t>
              </w:r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49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noBreakHyphen/>
                <w:t>03</w:t>
              </w:r>
            </w:ins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950" w:author="Мария Савина" w:date="2026-08-19T18:27:00Z" w16du:dateUtc="2026-08-19T16:27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D7A3259" w14:textId="77777777" w:rsidR="007F7411" w:rsidRPr="00281062" w:rsidRDefault="007F7411" w:rsidP="007F7411">
            <w:pPr>
              <w:pStyle w:val="30"/>
              <w:spacing w:after="280"/>
              <w:rPr>
                <w:ins w:id="951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952" w:author="Мария Савина" w:date="2026-08-20T00:41:00Z" w16du:dateUtc="2026-08-19T22:41:00Z">
                  <w:rPr>
                    <w:ins w:id="953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954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55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Как клиент, я хочу иметь личный кабинет с историей заказов и сохранёнными данными доставки, чтобы не вводить ФИО, телефон и адрес каждый раз заново</w:t>
              </w:r>
            </w:ins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956" w:author="Мария Савина" w:date="2026-08-19T18:27:00Z" w16du:dateUtc="2026-08-19T16:27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13EA4D96" w14:textId="31721458" w:rsidR="007F7411" w:rsidRPr="00281062" w:rsidRDefault="007F7411" w:rsidP="007F7411">
            <w:pPr>
              <w:pStyle w:val="30"/>
              <w:spacing w:after="280"/>
              <w:rPr>
                <w:ins w:id="957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958" w:author="Мария Савина" w:date="2026-08-20T00:41:00Z" w16du:dateUtc="2026-08-19T22:41:00Z">
                  <w:rPr>
                    <w:ins w:id="959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960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61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 Высокий</w:t>
              </w:r>
            </w:ins>
          </w:p>
        </w:tc>
      </w:tr>
      <w:tr w:rsidR="007F7411" w:rsidRPr="00281062" w14:paraId="5A55D775" w14:textId="77777777" w:rsidTr="00E63BCB">
        <w:trPr>
          <w:ins w:id="962" w:author="Мария Савина" w:date="2026-08-19T16:21:00Z"/>
          <w:trPrChange w:id="963" w:author="Мария Савина" w:date="2026-08-19T18:27:00Z" w16du:dateUtc="2026-08-19T16:27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964" w:author="Мария Савина" w:date="2026-08-19T18:27:00Z" w16du:dateUtc="2026-08-19T16:27:00Z">
              <w:tcPr>
                <w:tcW w:w="0" w:type="auto"/>
                <w:gridSpan w:val="3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20657CA" w14:textId="77777777" w:rsidR="007F7411" w:rsidRPr="00281062" w:rsidRDefault="007F7411" w:rsidP="007F7411">
            <w:pPr>
              <w:pStyle w:val="30"/>
              <w:spacing w:after="280"/>
              <w:rPr>
                <w:ins w:id="965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966" w:author="Мария Савина" w:date="2026-08-20T00:41:00Z" w16du:dateUtc="2026-08-19T22:41:00Z">
                  <w:rPr>
                    <w:ins w:id="967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968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69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US</w:t>
              </w:r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70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noBreakHyphen/>
                <w:t>04</w:t>
              </w:r>
            </w:ins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971" w:author="Мария Савина" w:date="2026-08-19T18:27:00Z" w16du:dateUtc="2026-08-19T16:27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862BC66" w14:textId="77777777" w:rsidR="007F7411" w:rsidRPr="00281062" w:rsidRDefault="007F7411" w:rsidP="007F7411">
            <w:pPr>
              <w:pStyle w:val="30"/>
              <w:spacing w:after="280"/>
              <w:rPr>
                <w:ins w:id="972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973" w:author="Мария Савина" w:date="2026-08-20T00:41:00Z" w16du:dateUtc="2026-08-19T22:41:00Z">
                  <w:rPr>
                    <w:ins w:id="974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975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76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Как клиент, я хочу применять промокоды на сайте при оформлении заказа, чтобы получать скидки и участвовать в акциях</w:t>
              </w:r>
            </w:ins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977" w:author="Мария Савина" w:date="2026-08-19T18:27:00Z" w16du:dateUtc="2026-08-19T16:27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4EE24AA1" w14:textId="35268D9F" w:rsidR="007F7411" w:rsidRPr="00281062" w:rsidRDefault="007F7411" w:rsidP="007F7411">
            <w:pPr>
              <w:pStyle w:val="30"/>
              <w:spacing w:after="280"/>
              <w:rPr>
                <w:ins w:id="978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979" w:author="Мария Савина" w:date="2026-08-20T00:41:00Z" w16du:dateUtc="2026-08-19T22:41:00Z">
                  <w:rPr>
                    <w:ins w:id="980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981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82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Высокий</w:t>
              </w:r>
            </w:ins>
          </w:p>
        </w:tc>
      </w:tr>
      <w:tr w:rsidR="007F7411" w:rsidRPr="00281062" w14:paraId="51BC4C4A" w14:textId="77777777" w:rsidTr="00E63BCB">
        <w:trPr>
          <w:ins w:id="983" w:author="Мария Савина" w:date="2026-08-19T16:21:00Z"/>
          <w:trPrChange w:id="984" w:author="Мария Савина" w:date="2026-08-19T18:27:00Z" w16du:dateUtc="2026-08-19T16:27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985" w:author="Мария Савина" w:date="2026-08-19T18:27:00Z" w16du:dateUtc="2026-08-19T16:27:00Z">
              <w:tcPr>
                <w:tcW w:w="0" w:type="auto"/>
                <w:gridSpan w:val="3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A377C98" w14:textId="77777777" w:rsidR="007F7411" w:rsidRPr="00281062" w:rsidRDefault="007F7411" w:rsidP="007F7411">
            <w:pPr>
              <w:pStyle w:val="30"/>
              <w:spacing w:after="280"/>
              <w:rPr>
                <w:ins w:id="986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987" w:author="Мария Савина" w:date="2026-08-20T00:41:00Z" w16du:dateUtc="2026-08-19T22:41:00Z">
                  <w:rPr>
                    <w:ins w:id="988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989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90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US</w:t>
              </w:r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91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noBreakHyphen/>
                <w:t>05</w:t>
              </w:r>
            </w:ins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992" w:author="Мария Савина" w:date="2026-08-19T18:27:00Z" w16du:dateUtc="2026-08-19T16:27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DB3ABEF" w14:textId="77777777" w:rsidR="007F7411" w:rsidRPr="00281062" w:rsidRDefault="007F7411" w:rsidP="007F7411">
            <w:pPr>
              <w:pStyle w:val="30"/>
              <w:spacing w:after="280"/>
              <w:rPr>
                <w:ins w:id="993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994" w:author="Мария Савина" w:date="2026-08-20T00:41:00Z" w16du:dateUtc="2026-08-19T22:41:00Z">
                  <w:rPr>
                    <w:ins w:id="995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996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997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Как клиент, я хочу отслеживать статус заказа в личном кабинете, чтобы не звонить в магазин и не тратить время</w:t>
              </w:r>
            </w:ins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998" w:author="Мария Савина" w:date="2026-08-19T18:27:00Z" w16du:dateUtc="2026-08-19T16:27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60D7CC0F" w14:textId="06F64FF6" w:rsidR="007F7411" w:rsidRPr="00281062" w:rsidRDefault="007F7411" w:rsidP="007F7411">
            <w:pPr>
              <w:pStyle w:val="30"/>
              <w:spacing w:after="280"/>
              <w:rPr>
                <w:ins w:id="999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000" w:author="Мария Савина" w:date="2026-08-20T00:41:00Z" w16du:dateUtc="2026-08-19T22:41:00Z">
                  <w:rPr>
                    <w:ins w:id="1001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002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003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 Средний</w:t>
              </w:r>
            </w:ins>
          </w:p>
        </w:tc>
      </w:tr>
      <w:tr w:rsidR="007F7411" w:rsidRPr="00281062" w14:paraId="458EDC65" w14:textId="77777777" w:rsidTr="00FA15A2">
        <w:trPr>
          <w:ins w:id="1004" w:author="Мария Савина" w:date="2026-08-19T16:21:00Z"/>
          <w:trPrChange w:id="1005" w:author="Мария Савина" w:date="2026-08-19T20:23:00Z" w16du:dateUtc="2026-08-19T18:23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006" w:author="Мария Савина" w:date="2026-08-19T20:23:00Z" w16du:dateUtc="2026-08-19T18:23:00Z">
              <w:tcPr>
                <w:tcW w:w="0" w:type="auto"/>
                <w:gridSpan w:val="3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FC7A1DA" w14:textId="77777777" w:rsidR="007F7411" w:rsidRPr="00281062" w:rsidRDefault="007F7411" w:rsidP="007F7411">
            <w:pPr>
              <w:pStyle w:val="30"/>
              <w:spacing w:after="280"/>
              <w:rPr>
                <w:ins w:id="1007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008" w:author="Мария Савина" w:date="2026-08-20T00:41:00Z" w16du:dateUtc="2026-08-19T22:41:00Z">
                  <w:rPr>
                    <w:ins w:id="1009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010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011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US</w:t>
              </w:r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012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noBreakHyphen/>
                <w:t>06</w:t>
              </w:r>
            </w:ins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013" w:author="Мария Савина" w:date="2026-08-19T20:23:00Z" w16du:dateUtc="2026-08-19T18:2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8990268" w14:textId="77777777" w:rsidR="007F7411" w:rsidRPr="00281062" w:rsidRDefault="007F7411" w:rsidP="007F7411">
            <w:pPr>
              <w:pStyle w:val="30"/>
              <w:spacing w:after="280"/>
              <w:rPr>
                <w:ins w:id="1014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015" w:author="Мария Савина" w:date="2026-08-20T00:41:00Z" w16du:dateUtc="2026-08-19T22:41:00Z">
                  <w:rPr>
                    <w:ins w:id="1016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017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018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Как клиент, я хочу изменять дату и время доставки онлайн в личном кабинете, чтобы не звонить администратору для переноса</w:t>
              </w:r>
            </w:ins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019" w:author="Мария Савина" w:date="2026-08-19T20:23:00Z" w16du:dateUtc="2026-08-19T18:23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50FE444B" w14:textId="406E9AA7" w:rsidR="007F7411" w:rsidRPr="00281062" w:rsidRDefault="007F7411" w:rsidP="007F7411">
            <w:pPr>
              <w:pStyle w:val="30"/>
              <w:spacing w:after="280"/>
              <w:rPr>
                <w:ins w:id="1020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021" w:author="Мария Савина" w:date="2026-08-20T00:41:00Z" w16du:dateUtc="2026-08-19T22:41:00Z">
                  <w:rPr>
                    <w:ins w:id="1022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023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024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 Средний</w:t>
              </w:r>
            </w:ins>
          </w:p>
        </w:tc>
      </w:tr>
      <w:tr w:rsidR="007F7411" w:rsidRPr="00281062" w14:paraId="56804BE5" w14:textId="77777777" w:rsidTr="00FA15A2">
        <w:trPr>
          <w:ins w:id="1025" w:author="Мария Савина" w:date="2026-08-19T16:21:00Z"/>
          <w:trPrChange w:id="1026" w:author="Мария Савина" w:date="2026-08-19T20:23:00Z" w16du:dateUtc="2026-08-19T18:23:00Z">
            <w:trPr>
              <w:gridAfter w:val="0"/>
            </w:trPr>
          </w:trPrChange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027" w:author="Мария Савина" w:date="2026-08-19T20:23:00Z" w16du:dateUtc="2026-08-19T18:23:00Z">
              <w:tcPr>
                <w:tcW w:w="0" w:type="auto"/>
                <w:gridSpan w:val="3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4A9DECB" w14:textId="77777777" w:rsidR="007F7411" w:rsidRPr="00281062" w:rsidRDefault="007F7411" w:rsidP="007F7411">
            <w:pPr>
              <w:pStyle w:val="30"/>
              <w:spacing w:after="280"/>
              <w:rPr>
                <w:ins w:id="1028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029" w:author="Мария Савина" w:date="2026-08-20T00:41:00Z" w16du:dateUtc="2026-08-19T22:41:00Z">
                  <w:rPr>
                    <w:ins w:id="1030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031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032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lastRenderedPageBreak/>
                <w:t>US</w:t>
              </w:r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033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noBreakHyphen/>
                <w:t>07</w:t>
              </w:r>
            </w:ins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034" w:author="Мария Савина" w:date="2026-08-19T20:23:00Z" w16du:dateUtc="2026-08-19T18:23:00Z">
              <w:tcPr>
                <w:tcW w:w="0" w:type="auto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3D4CBE4" w14:textId="77777777" w:rsidR="007F7411" w:rsidRPr="00281062" w:rsidRDefault="007F7411" w:rsidP="007F7411">
            <w:pPr>
              <w:pStyle w:val="30"/>
              <w:spacing w:after="280"/>
              <w:rPr>
                <w:ins w:id="1035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036" w:author="Мария Савина" w:date="2026-08-20T00:41:00Z" w16du:dateUtc="2026-08-19T22:41:00Z">
                  <w:rPr>
                    <w:ins w:id="1037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038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039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Как клиент, я хочу добавлять товары в избранное, чтобы быстро находить понравившиеся товары при следующем визите</w:t>
              </w:r>
            </w:ins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040" w:author="Мария Савина" w:date="2026-08-19T20:23:00Z" w16du:dateUtc="2026-08-19T18:23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259EC1DF" w14:textId="2C807E67" w:rsidR="007F7411" w:rsidRPr="00281062" w:rsidRDefault="007F7411" w:rsidP="007F7411">
            <w:pPr>
              <w:pStyle w:val="30"/>
              <w:spacing w:after="280"/>
              <w:rPr>
                <w:ins w:id="1041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042" w:author="Мария Савина" w:date="2026-08-20T00:41:00Z" w16du:dateUtc="2026-08-19T22:41:00Z">
                  <w:rPr>
                    <w:ins w:id="1043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044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045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Низкий</w:t>
              </w:r>
            </w:ins>
          </w:p>
        </w:tc>
      </w:tr>
      <w:tr w:rsidR="007F7411" w:rsidRPr="00281062" w14:paraId="68AC688E" w14:textId="77777777" w:rsidTr="00FA15A2">
        <w:trPr>
          <w:ins w:id="1046" w:author="Мария Савина" w:date="2026-08-19T16:21:00Z"/>
          <w:trPrChange w:id="1047" w:author="Мария Савина" w:date="2026-08-19T20:23:00Z" w16du:dateUtc="2026-08-19T18:23:00Z">
            <w:trPr>
              <w:gridBefore w:val="1"/>
            </w:trPr>
          </w:trPrChange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048" w:author="Мария Савина" w:date="2026-08-19T20:23:00Z" w16du:dateUtc="2026-08-19T18:23:00Z">
              <w:tcPr>
                <w:tcW w:w="0" w:type="auto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2EC7FC3" w14:textId="77777777" w:rsidR="007F7411" w:rsidRPr="00281062" w:rsidRDefault="007F7411" w:rsidP="007F7411">
            <w:pPr>
              <w:pStyle w:val="30"/>
              <w:spacing w:after="280"/>
              <w:rPr>
                <w:ins w:id="1049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050" w:author="Мария Савина" w:date="2026-08-20T00:41:00Z" w16du:dateUtc="2026-08-19T22:41:00Z">
                  <w:rPr>
                    <w:ins w:id="1051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052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053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US</w:t>
              </w:r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054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noBreakHyphen/>
                <w:t>08</w:t>
              </w:r>
            </w:ins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055" w:author="Мария Савина" w:date="2026-08-19T20:23:00Z" w16du:dateUtc="2026-08-19T18:23:00Z">
              <w:tcPr>
                <w:tcW w:w="0" w:type="auto"/>
                <w:gridSpan w:val="3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5EE2114" w14:textId="77777777" w:rsidR="007F7411" w:rsidRPr="00281062" w:rsidRDefault="007F7411" w:rsidP="007F7411">
            <w:pPr>
              <w:pStyle w:val="30"/>
              <w:spacing w:after="280"/>
              <w:rPr>
                <w:ins w:id="1056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057" w:author="Мария Савина" w:date="2026-08-20T00:41:00Z" w16du:dateUtc="2026-08-19T22:41:00Z">
                  <w:rPr>
                    <w:ins w:id="1058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059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060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Как клиент, я хочу повторять предыдущий заказ в один клик, чтобы экономить время на повторных покупках</w:t>
              </w:r>
            </w:ins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061" w:author="Мария Савина" w:date="2026-08-19T20:23:00Z" w16du:dateUtc="2026-08-19T18:23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6B77A972" w14:textId="4044A9DB" w:rsidR="007F7411" w:rsidRPr="00281062" w:rsidRDefault="007F7411" w:rsidP="007F7411">
            <w:pPr>
              <w:pStyle w:val="30"/>
              <w:spacing w:after="280"/>
              <w:rPr>
                <w:ins w:id="1062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063" w:author="Мария Савина" w:date="2026-08-20T00:41:00Z" w16du:dateUtc="2026-08-19T22:41:00Z">
                  <w:rPr>
                    <w:ins w:id="1064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065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066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 Низкий</w:t>
              </w:r>
            </w:ins>
          </w:p>
        </w:tc>
      </w:tr>
    </w:tbl>
    <w:p w14:paraId="24CAC232" w14:textId="77777777" w:rsidR="00FA15A2" w:rsidRPr="00281062" w:rsidRDefault="00FA15A2" w:rsidP="007F7411">
      <w:pPr>
        <w:pStyle w:val="30"/>
        <w:spacing w:after="280"/>
        <w:rPr>
          <w:ins w:id="1067" w:author="Мария Савина" w:date="2026-08-19T20:23:00Z" w16du:dateUtc="2026-08-19T18:23:00Z"/>
          <w:b w:val="0"/>
          <w:bCs w:val="0"/>
          <w:color w:val="auto"/>
          <w:sz w:val="24"/>
          <w:szCs w:val="24"/>
        </w:rPr>
      </w:pPr>
    </w:p>
    <w:p w14:paraId="39341063" w14:textId="0E210BB4" w:rsidR="007F7411" w:rsidRPr="00281062" w:rsidRDefault="007F7411" w:rsidP="007F7411">
      <w:pPr>
        <w:pStyle w:val="30"/>
        <w:spacing w:after="280"/>
        <w:rPr>
          <w:ins w:id="1068" w:author="Мария Савина" w:date="2026-08-19T16:21:00Z"/>
          <w:b w:val="0"/>
          <w:bCs w:val="0"/>
          <w:color w:val="auto"/>
          <w:sz w:val="28"/>
          <w:szCs w:val="28"/>
          <w:rPrChange w:id="1069" w:author="Мария Савина" w:date="2026-08-20T00:41:00Z" w16du:dateUtc="2026-08-19T22:41:00Z">
            <w:rPr>
              <w:ins w:id="1070" w:author="Мария Савина" w:date="2026-08-19T16:21:00Z"/>
              <w:i/>
              <w:iCs/>
              <w:color w:val="535353" w:themeColor="background2"/>
            </w:rPr>
          </w:rPrChange>
        </w:rPr>
      </w:pPr>
      <w:ins w:id="1071" w:author="Мария Савина" w:date="2026-08-19T16:21:00Z">
        <w:r w:rsidRPr="00281062">
          <w:rPr>
            <w:b w:val="0"/>
            <w:bCs w:val="0"/>
            <w:color w:val="auto"/>
            <w:sz w:val="28"/>
            <w:szCs w:val="28"/>
            <w:rPrChange w:id="1072" w:author="Мария Савина" w:date="2026-08-20T00:41:00Z" w16du:dateUtc="2026-08-19T22:41:00Z">
              <w:rPr>
                <w:i/>
                <w:iCs/>
                <w:color w:val="535353" w:themeColor="background2"/>
              </w:rPr>
            </w:rPrChange>
          </w:rPr>
          <w:t>Для администратора:</w:t>
        </w:r>
      </w:ins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PrChange w:id="1073" w:author="Мария Савина" w:date="2026-08-19T20:23:00Z" w16du:dateUtc="2026-08-19T18:23:00Z">
          <w:tblPr>
            <w:tblW w:w="9360" w:type="dxa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867"/>
        <w:gridCol w:w="6906"/>
        <w:gridCol w:w="1587"/>
        <w:tblGridChange w:id="1074">
          <w:tblGrid>
            <w:gridCol w:w="5"/>
            <w:gridCol w:w="862"/>
            <w:gridCol w:w="5"/>
            <w:gridCol w:w="6901"/>
            <w:gridCol w:w="5"/>
            <w:gridCol w:w="1582"/>
            <w:gridCol w:w="5"/>
          </w:tblGrid>
        </w:tblGridChange>
      </w:tblGrid>
      <w:tr w:rsidR="007F7411" w:rsidRPr="00281062" w14:paraId="49763390" w14:textId="77777777" w:rsidTr="00FA15A2">
        <w:trPr>
          <w:tblHeader/>
          <w:ins w:id="1075" w:author="Мария Савина" w:date="2026-08-19T16:21:00Z"/>
          <w:trPrChange w:id="1076" w:author="Мария Савина" w:date="2026-08-19T20:23:00Z" w16du:dateUtc="2026-08-19T18:23:00Z">
            <w:trPr>
              <w:gridAfter w:val="0"/>
              <w:tblHeader/>
            </w:trPr>
          </w:trPrChange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077" w:author="Мария Савина" w:date="2026-08-19T20:23:00Z" w16du:dateUtc="2026-08-19T18:23:00Z">
              <w:tcPr>
                <w:tcW w:w="0" w:type="auto"/>
                <w:gridSpan w:val="2"/>
                <w:tcBorders>
                  <w:top w:val="nil"/>
                </w:tcBorders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D658906" w14:textId="77777777" w:rsidR="007F7411" w:rsidRPr="00281062" w:rsidRDefault="007F7411" w:rsidP="007F7411">
            <w:pPr>
              <w:pStyle w:val="30"/>
              <w:spacing w:after="280"/>
              <w:rPr>
                <w:ins w:id="1078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079" w:author="Мария Савина" w:date="2026-08-20T00:41:00Z" w16du:dateUtc="2026-08-19T22:41:00Z">
                  <w:rPr>
                    <w:ins w:id="1080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081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082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ID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083" w:author="Мария Савина" w:date="2026-08-19T20:23:00Z" w16du:dateUtc="2026-08-19T18:23:00Z">
              <w:tcPr>
                <w:tcW w:w="0" w:type="auto"/>
                <w:gridSpan w:val="2"/>
                <w:tcBorders>
                  <w:top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B466399" w14:textId="77777777" w:rsidR="007F7411" w:rsidRPr="00281062" w:rsidRDefault="007F7411" w:rsidP="007F7411">
            <w:pPr>
              <w:pStyle w:val="30"/>
              <w:spacing w:after="280"/>
              <w:rPr>
                <w:ins w:id="1084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085" w:author="Мария Савина" w:date="2026-08-20T00:41:00Z" w16du:dateUtc="2026-08-19T22:41:00Z">
                  <w:rPr>
                    <w:ins w:id="1086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087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088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User Story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089" w:author="Мария Савина" w:date="2026-08-19T20:23:00Z" w16du:dateUtc="2026-08-19T18:23:00Z">
              <w:tcPr>
                <w:tcW w:w="0" w:type="auto"/>
                <w:gridSpan w:val="2"/>
                <w:tcBorders>
                  <w:top w:val="nil"/>
                </w:tcBorders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667DC2B" w14:textId="77777777" w:rsidR="007F7411" w:rsidRPr="00281062" w:rsidRDefault="007F7411" w:rsidP="007F7411">
            <w:pPr>
              <w:pStyle w:val="30"/>
              <w:spacing w:after="280"/>
              <w:rPr>
                <w:ins w:id="1090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091" w:author="Мария Савина" w:date="2026-08-20T00:41:00Z" w16du:dateUtc="2026-08-19T22:41:00Z">
                  <w:rPr>
                    <w:ins w:id="1092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093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094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Приоритет</w:t>
              </w:r>
            </w:ins>
          </w:p>
        </w:tc>
      </w:tr>
      <w:tr w:rsidR="007F7411" w:rsidRPr="00281062" w14:paraId="0B3C50D9" w14:textId="77777777" w:rsidTr="00FA15A2">
        <w:trPr>
          <w:ins w:id="1095" w:author="Мария Савина" w:date="2026-08-19T16:21:00Z"/>
          <w:trPrChange w:id="1096" w:author="Мария Савина" w:date="2026-08-19T20:23:00Z" w16du:dateUtc="2026-08-19T18:23:00Z">
            <w:trPr>
              <w:gridAfter w:val="0"/>
            </w:trPr>
          </w:trPrChange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097" w:author="Мария Савина" w:date="2026-08-19T20:23:00Z" w16du:dateUtc="2026-08-19T18:23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6A50243" w14:textId="77777777" w:rsidR="007F7411" w:rsidRPr="00281062" w:rsidRDefault="007F7411" w:rsidP="007F7411">
            <w:pPr>
              <w:pStyle w:val="30"/>
              <w:spacing w:after="280"/>
              <w:rPr>
                <w:ins w:id="1098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099" w:author="Мария Савина" w:date="2026-08-20T00:41:00Z" w16du:dateUtc="2026-08-19T22:41:00Z">
                  <w:rPr>
                    <w:ins w:id="1100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101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102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US</w:t>
              </w:r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103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noBreakHyphen/>
                <w:t>09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104" w:author="Мария Савина" w:date="2026-08-19T20:23:00Z" w16du:dateUtc="2026-08-19T18:23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354B436" w14:textId="77777777" w:rsidR="007F7411" w:rsidRPr="00281062" w:rsidRDefault="007F7411" w:rsidP="007F7411">
            <w:pPr>
              <w:pStyle w:val="30"/>
              <w:spacing w:after="280"/>
              <w:rPr>
                <w:ins w:id="1105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106" w:author="Мария Савина" w:date="2026-08-20T00:41:00Z" w16du:dateUtc="2026-08-19T22:41:00Z">
                  <w:rPr>
                    <w:ins w:id="1107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108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109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Как администратор, я хочу видеть все заказы в едином интерфейсе, чтобы не работать с почтой вручную и не терять заказы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110" w:author="Мария Савина" w:date="2026-08-19T20:23:00Z" w16du:dateUtc="2026-08-19T18:23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3392365D" w14:textId="27627490" w:rsidR="007F7411" w:rsidRPr="00281062" w:rsidRDefault="007F7411" w:rsidP="007F7411">
            <w:pPr>
              <w:pStyle w:val="30"/>
              <w:spacing w:after="280"/>
              <w:rPr>
                <w:ins w:id="1111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112" w:author="Мария Савина" w:date="2026-08-20T00:41:00Z" w16du:dateUtc="2026-08-19T22:41:00Z">
                  <w:rPr>
                    <w:ins w:id="1113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114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115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 Высокий</w:t>
              </w:r>
            </w:ins>
          </w:p>
        </w:tc>
      </w:tr>
      <w:tr w:rsidR="007F7411" w:rsidRPr="00281062" w14:paraId="7F568825" w14:textId="77777777" w:rsidTr="00FA15A2">
        <w:trPr>
          <w:ins w:id="1116" w:author="Мария Савина" w:date="2026-08-19T16:21:00Z"/>
          <w:trPrChange w:id="1117" w:author="Мария Савина" w:date="2026-08-19T20:23:00Z" w16du:dateUtc="2026-08-19T18:23:00Z">
            <w:trPr>
              <w:gridAfter w:val="0"/>
            </w:trPr>
          </w:trPrChange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118" w:author="Мария Савина" w:date="2026-08-19T20:23:00Z" w16du:dateUtc="2026-08-19T18:23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3F65E1D" w14:textId="77777777" w:rsidR="007F7411" w:rsidRPr="00281062" w:rsidRDefault="007F7411" w:rsidP="007F7411">
            <w:pPr>
              <w:pStyle w:val="30"/>
              <w:spacing w:after="280"/>
              <w:rPr>
                <w:ins w:id="1119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120" w:author="Мария Савина" w:date="2026-08-20T00:41:00Z" w16du:dateUtc="2026-08-19T22:41:00Z">
                  <w:rPr>
                    <w:ins w:id="1121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122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123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US</w:t>
              </w:r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124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noBreakHyphen/>
                <w:t>10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125" w:author="Мария Савина" w:date="2026-08-19T20:23:00Z" w16du:dateUtc="2026-08-19T18:23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D854ABD" w14:textId="77777777" w:rsidR="007F7411" w:rsidRPr="00281062" w:rsidRDefault="007F7411" w:rsidP="007F7411">
            <w:pPr>
              <w:pStyle w:val="30"/>
              <w:spacing w:after="280"/>
              <w:rPr>
                <w:ins w:id="1126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127" w:author="Мария Савина" w:date="2026-08-20T00:41:00Z" w16du:dateUtc="2026-08-19T22:41:00Z">
                  <w:rPr>
                    <w:ins w:id="1128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129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130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Как администратор, я хочу автоматически проверять наличие товаров через интеграцию со складом, чтобы не звонить на склад по каждому заказу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131" w:author="Мария Савина" w:date="2026-08-19T20:23:00Z" w16du:dateUtc="2026-08-19T18:23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3D910416" w14:textId="2AC13834" w:rsidR="007F7411" w:rsidRPr="00281062" w:rsidRDefault="007F7411" w:rsidP="007F7411">
            <w:pPr>
              <w:pStyle w:val="30"/>
              <w:spacing w:after="280"/>
              <w:rPr>
                <w:ins w:id="1132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133" w:author="Мария Савина" w:date="2026-08-20T00:41:00Z" w16du:dateUtc="2026-08-19T22:41:00Z">
                  <w:rPr>
                    <w:ins w:id="1134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135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136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 Высокий</w:t>
              </w:r>
            </w:ins>
          </w:p>
        </w:tc>
      </w:tr>
      <w:tr w:rsidR="007F7411" w:rsidRPr="00281062" w14:paraId="4B52E14A" w14:textId="77777777" w:rsidTr="00FA15A2">
        <w:trPr>
          <w:ins w:id="1137" w:author="Мария Савина" w:date="2026-08-19T16:21:00Z"/>
          <w:trPrChange w:id="1138" w:author="Мария Савина" w:date="2026-08-19T20:23:00Z" w16du:dateUtc="2026-08-19T18:23:00Z">
            <w:trPr>
              <w:gridAfter w:val="0"/>
            </w:trPr>
          </w:trPrChange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139" w:author="Мария Савина" w:date="2026-08-19T20:23:00Z" w16du:dateUtc="2026-08-19T18:23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5B1F093" w14:textId="77777777" w:rsidR="007F7411" w:rsidRPr="00281062" w:rsidRDefault="007F7411" w:rsidP="007F7411">
            <w:pPr>
              <w:pStyle w:val="30"/>
              <w:spacing w:after="280"/>
              <w:rPr>
                <w:ins w:id="1140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141" w:author="Мария Савина" w:date="2026-08-20T00:41:00Z" w16du:dateUtc="2026-08-19T22:41:00Z">
                  <w:rPr>
                    <w:ins w:id="1142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143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144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US</w:t>
              </w:r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145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noBreakHyphen/>
                <w:t>11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146" w:author="Мария Савина" w:date="2026-08-19T20:23:00Z" w16du:dateUtc="2026-08-19T18:23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666F812" w14:textId="77777777" w:rsidR="007F7411" w:rsidRPr="00281062" w:rsidRDefault="007F7411" w:rsidP="007F7411">
            <w:pPr>
              <w:pStyle w:val="30"/>
              <w:spacing w:after="280"/>
              <w:rPr>
                <w:ins w:id="1147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148" w:author="Мария Савина" w:date="2026-08-20T00:41:00Z" w16du:dateUtc="2026-08-19T22:41:00Z">
                  <w:rPr>
                    <w:ins w:id="1149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150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151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Как администратор, я хочу отправлять клиентам автоматические уведомления о статусе заказа, чтобы не тратить время на обзвон каждого клиента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152" w:author="Мария Савина" w:date="2026-08-19T20:23:00Z" w16du:dateUtc="2026-08-19T18:23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374774A6" w14:textId="446A64D6" w:rsidR="007F7411" w:rsidRPr="00281062" w:rsidRDefault="007F7411" w:rsidP="007F7411">
            <w:pPr>
              <w:pStyle w:val="30"/>
              <w:spacing w:after="280"/>
              <w:rPr>
                <w:ins w:id="1153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154" w:author="Мария Савина" w:date="2026-08-20T00:41:00Z" w16du:dateUtc="2026-08-19T22:41:00Z">
                  <w:rPr>
                    <w:ins w:id="1155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156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157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 Высокий</w:t>
              </w:r>
            </w:ins>
          </w:p>
        </w:tc>
      </w:tr>
      <w:tr w:rsidR="007F7411" w:rsidRPr="00281062" w14:paraId="5BDFE367" w14:textId="77777777" w:rsidTr="00FA15A2">
        <w:trPr>
          <w:ins w:id="1158" w:author="Мария Савина" w:date="2026-08-19T16:21:00Z"/>
          <w:trPrChange w:id="1159" w:author="Мария Савина" w:date="2026-08-19T20:23:00Z" w16du:dateUtc="2026-08-19T18:23:00Z">
            <w:trPr>
              <w:gridAfter w:val="0"/>
            </w:trPr>
          </w:trPrChange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160" w:author="Мария Савина" w:date="2026-08-19T20:23:00Z" w16du:dateUtc="2026-08-19T18:23:00Z">
              <w:tcPr>
                <w:tcW w:w="0" w:type="auto"/>
                <w:gridSpan w:val="2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599BDAE" w14:textId="77777777" w:rsidR="007F7411" w:rsidRPr="00281062" w:rsidRDefault="007F7411" w:rsidP="007F7411">
            <w:pPr>
              <w:pStyle w:val="30"/>
              <w:spacing w:after="280"/>
              <w:rPr>
                <w:ins w:id="1161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162" w:author="Мария Савина" w:date="2026-08-20T00:41:00Z" w16du:dateUtc="2026-08-19T22:41:00Z">
                  <w:rPr>
                    <w:ins w:id="1163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164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165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US</w:t>
              </w:r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166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noBreakHyphen/>
                <w:t>12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167" w:author="Мария Савина" w:date="2026-08-19T20:23:00Z" w16du:dateUtc="2026-08-19T18:23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60EA855" w14:textId="77777777" w:rsidR="007F7411" w:rsidRPr="00281062" w:rsidRDefault="007F7411" w:rsidP="007F7411">
            <w:pPr>
              <w:pStyle w:val="30"/>
              <w:spacing w:after="280"/>
              <w:rPr>
                <w:ins w:id="1168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169" w:author="Мария Савина" w:date="2026-08-20T00:41:00Z" w16du:dateUtc="2026-08-19T22:41:00Z">
                  <w:rPr>
                    <w:ins w:id="1170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171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172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Как администратор, я хочу видеть статус каждого заказа в реальном времени, чтобы быстро реагировать на изменения и проблемы</w:t>
              </w:r>
            </w:ins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173" w:author="Мария Савина" w:date="2026-08-19T20:23:00Z" w16du:dateUtc="2026-08-19T18:23:00Z">
              <w:tcPr>
                <w:tcW w:w="0" w:type="auto"/>
                <w:gridSpan w:val="2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6B5CA2D6" w14:textId="6920F905" w:rsidR="007F7411" w:rsidRPr="00281062" w:rsidRDefault="007F7411" w:rsidP="007F7411">
            <w:pPr>
              <w:pStyle w:val="30"/>
              <w:spacing w:after="280"/>
              <w:rPr>
                <w:ins w:id="1174" w:author="Мария Савина" w:date="2026-08-19T16:21:00Z"/>
                <w:b w:val="0"/>
                <w:bCs w:val="0"/>
                <w:color w:val="auto"/>
                <w:sz w:val="24"/>
                <w:szCs w:val="24"/>
                <w:rPrChange w:id="1175" w:author="Мария Савина" w:date="2026-08-20T00:41:00Z" w16du:dateUtc="2026-08-19T22:41:00Z">
                  <w:rPr>
                    <w:ins w:id="1176" w:author="Мария Савина" w:date="2026-08-19T16:21:00Z"/>
                    <w:i/>
                    <w:iCs/>
                    <w:color w:val="535353" w:themeColor="background2"/>
                  </w:rPr>
                </w:rPrChange>
              </w:rPr>
            </w:pPr>
            <w:ins w:id="1177" w:author="Мария Савина" w:date="2026-08-19T16:21:00Z">
              <w:r w:rsidRPr="00281062">
                <w:rPr>
                  <w:b w:val="0"/>
                  <w:bCs w:val="0"/>
                  <w:color w:val="auto"/>
                  <w:sz w:val="24"/>
                  <w:szCs w:val="24"/>
                  <w:rPrChange w:id="1178" w:author="Мария Савина" w:date="2026-08-20T00:41:00Z" w16du:dateUtc="2026-08-19T22:41:00Z">
                    <w:rPr>
                      <w:i/>
                      <w:iCs/>
                      <w:color w:val="535353" w:themeColor="background2"/>
                    </w:rPr>
                  </w:rPrChange>
                </w:rPr>
                <w:t> Средний</w:t>
              </w:r>
            </w:ins>
          </w:p>
        </w:tc>
      </w:tr>
    </w:tbl>
    <w:p w14:paraId="1B442B68" w14:textId="5AD17D8D" w:rsidR="009A0F1B" w:rsidRPr="00281062" w:rsidDel="007F7411" w:rsidRDefault="00000000">
      <w:pPr>
        <w:numPr>
          <w:ilvl w:val="0"/>
          <w:numId w:val="9"/>
        </w:numPr>
        <w:rPr>
          <w:del w:id="1179" w:author="Мария Савина" w:date="2026-08-19T16:21:00Z" w16du:dateUtc="2026-08-19T14:21:00Z"/>
          <w:rFonts w:cs="Times New Roman"/>
          <w:color w:val="auto"/>
          <w:rPrChange w:id="1180" w:author="Мария Савина" w:date="2026-08-20T00:41:00Z" w16du:dateUtc="2026-08-19T22:41:00Z">
            <w:rPr>
              <w:del w:id="1181" w:author="Мария Савина" w:date="2026-08-19T16:21:00Z" w16du:dateUtc="2026-08-19T14:21:00Z"/>
              <w:i/>
              <w:iCs/>
              <w:color w:val="535353" w:themeColor="background2"/>
            </w:rPr>
          </w:rPrChange>
        </w:rPr>
      </w:pPr>
      <w:del w:id="1182" w:author="Мария Савина" w:date="2026-08-19T16:21:00Z" w16du:dateUtc="2026-08-19T14:21:00Z">
        <w:r w:rsidRPr="00281062" w:rsidDel="007F7411">
          <w:rPr>
            <w:rFonts w:cs="Times New Roman"/>
            <w:color w:val="auto"/>
            <w:rPrChange w:id="1183" w:author="Мария Савина" w:date="2026-08-20T00:41:00Z" w16du:dateUtc="2026-08-19T22:41:00Z">
              <w:rPr>
                <w:i/>
                <w:iCs/>
                <w:color w:val="535353" w:themeColor="background2"/>
              </w:rPr>
            </w:rPrChange>
          </w:rPr>
          <w:delText>Пользовательская история 1</w:delText>
        </w:r>
      </w:del>
    </w:p>
    <w:p w14:paraId="21420362" w14:textId="3D8FDE6C" w:rsidR="009A0F1B" w:rsidRPr="00281062" w:rsidDel="007F7411" w:rsidRDefault="00000000">
      <w:pPr>
        <w:numPr>
          <w:ilvl w:val="0"/>
          <w:numId w:val="9"/>
        </w:numPr>
        <w:rPr>
          <w:del w:id="1184" w:author="Мария Савина" w:date="2026-08-19T16:21:00Z" w16du:dateUtc="2026-08-19T14:21:00Z"/>
          <w:rFonts w:cs="Times New Roman"/>
          <w:color w:val="auto"/>
          <w:rPrChange w:id="1185" w:author="Мария Савина" w:date="2026-08-20T00:41:00Z" w16du:dateUtc="2026-08-19T22:41:00Z">
            <w:rPr>
              <w:del w:id="1186" w:author="Мария Савина" w:date="2026-08-19T16:21:00Z" w16du:dateUtc="2026-08-19T14:21:00Z"/>
              <w:i/>
              <w:iCs/>
              <w:color w:val="535353" w:themeColor="background2"/>
            </w:rPr>
          </w:rPrChange>
        </w:rPr>
      </w:pPr>
      <w:del w:id="1187" w:author="Мария Савина" w:date="2026-08-19T16:21:00Z" w16du:dateUtc="2026-08-19T14:21:00Z">
        <w:r w:rsidRPr="00281062" w:rsidDel="007F7411">
          <w:rPr>
            <w:rFonts w:cs="Times New Roman"/>
            <w:color w:val="auto"/>
            <w:rPrChange w:id="1188" w:author="Мария Савина" w:date="2026-08-20T00:41:00Z" w16du:dateUtc="2026-08-19T22:41:00Z">
              <w:rPr>
                <w:i/>
                <w:iCs/>
                <w:color w:val="535353" w:themeColor="background2"/>
              </w:rPr>
            </w:rPrChange>
          </w:rPr>
          <w:delText>Пользовательская история 2</w:delText>
        </w:r>
      </w:del>
    </w:p>
    <w:p w14:paraId="7C888ED4" w14:textId="3A6EBD5E" w:rsidR="009A0F1B" w:rsidRPr="00281062" w:rsidDel="007F7411" w:rsidRDefault="00000000">
      <w:pPr>
        <w:rPr>
          <w:del w:id="1189" w:author="Мария Савина" w:date="2026-08-19T16:21:00Z" w16du:dateUtc="2026-08-19T14:21:00Z"/>
          <w:rFonts w:cs="Times New Roman"/>
          <w:color w:val="auto"/>
          <w:rPrChange w:id="1190" w:author="Мария Савина" w:date="2026-08-20T00:41:00Z" w16du:dateUtc="2026-08-19T22:41:00Z">
            <w:rPr>
              <w:del w:id="1191" w:author="Мария Савина" w:date="2026-08-19T16:21:00Z" w16du:dateUtc="2026-08-19T14:21:00Z"/>
              <w:i/>
              <w:iCs/>
              <w:color w:val="535353" w:themeColor="background2"/>
            </w:rPr>
          </w:rPrChange>
        </w:rPr>
      </w:pPr>
      <w:del w:id="1192" w:author="Мария Савина" w:date="2026-08-19T16:21:00Z" w16du:dateUtc="2026-08-19T14:21:00Z">
        <w:r w:rsidRPr="00281062" w:rsidDel="007F7411">
          <w:rPr>
            <w:rFonts w:cs="Times New Roman"/>
            <w:color w:val="auto"/>
            <w:rPrChange w:id="1193" w:author="Мария Савина" w:date="2026-08-20T00:41:00Z" w16du:dateUtc="2026-08-19T22:41:00Z">
              <w:rPr>
                <w:i/>
                <w:iCs/>
                <w:color w:val="535353" w:themeColor="background2"/>
              </w:rPr>
            </w:rPrChange>
          </w:rPr>
          <w:delText xml:space="preserve">Ссылка на </w:delText>
        </w:r>
        <w:r w:rsidRPr="00281062" w:rsidDel="007F7411">
          <w:rPr>
            <w:rFonts w:cs="Times New Roman"/>
            <w:color w:val="auto"/>
            <w:lang w:val="en-US"/>
            <w:rPrChange w:id="1194" w:author="Мария Савина" w:date="2026-08-20T00:41:00Z" w16du:dateUtc="2026-08-19T22:41:00Z">
              <w:rPr>
                <w:i/>
                <w:iCs/>
                <w:color w:val="535353" w:themeColor="background2"/>
                <w:lang w:val="en-US"/>
              </w:rPr>
            </w:rPrChange>
          </w:rPr>
          <w:delText>USM</w:delText>
        </w:r>
        <w:r w:rsidRPr="00281062" w:rsidDel="007F7411">
          <w:rPr>
            <w:rFonts w:cs="Times New Roman"/>
            <w:color w:val="auto"/>
            <w:rPrChange w:id="1195" w:author="Мария Савина" w:date="2026-08-20T00:41:00Z" w16du:dateUtc="2026-08-19T22:41:00Z">
              <w:rPr>
                <w:i/>
                <w:iCs/>
                <w:color w:val="535353" w:themeColor="background2"/>
              </w:rPr>
            </w:rPrChange>
          </w:rPr>
          <w:delText xml:space="preserve"> (если есть): ссылка</w:delText>
        </w:r>
      </w:del>
    </w:p>
    <w:p w14:paraId="1DDC5F1E" w14:textId="77777777" w:rsidR="009A0F1B" w:rsidRPr="00281062" w:rsidRDefault="009A0F1B">
      <w:pPr>
        <w:rPr>
          <w:rFonts w:cs="Times New Roman"/>
          <w:bCs/>
          <w:color w:val="auto"/>
          <w:rPrChange w:id="1196" w:author="Мария Савина" w:date="2026-08-20T00:41:00Z" w16du:dateUtc="2026-08-19T22:41:00Z">
            <w:rPr>
              <w:bCs/>
              <w:i/>
              <w:color w:val="F79646"/>
            </w:rPr>
          </w:rPrChange>
        </w:rPr>
      </w:pPr>
    </w:p>
    <w:p w14:paraId="26A42F51" w14:textId="77777777" w:rsidR="007F7411" w:rsidRPr="00281062" w:rsidRDefault="007F7411">
      <w:pPr>
        <w:pStyle w:val="30"/>
        <w:spacing w:after="280"/>
        <w:rPr>
          <w:ins w:id="1197" w:author="Мария Савина" w:date="2026-08-19T16:24:00Z" w16du:dateUtc="2026-08-19T14:24:00Z"/>
          <w:color w:val="auto"/>
          <w:rPrChange w:id="1198" w:author="Мария Савина" w:date="2026-08-20T00:41:00Z" w16du:dateUtc="2026-08-19T22:41:00Z">
            <w:rPr>
              <w:ins w:id="1199" w:author="Мария Савина" w:date="2026-08-19T16:24:00Z" w16du:dateUtc="2026-08-19T14:24:00Z"/>
            </w:rPr>
          </w:rPrChange>
        </w:rPr>
      </w:pPr>
      <w:bookmarkStart w:id="1200" w:name="_r63tkggdasu"/>
      <w:bookmarkStart w:id="1201" w:name="_Toc3"/>
      <w:bookmarkEnd w:id="1200"/>
    </w:p>
    <w:p w14:paraId="37C45D60" w14:textId="77777777" w:rsidR="009C54E2" w:rsidRDefault="009C54E2">
      <w:pPr>
        <w:pStyle w:val="30"/>
        <w:spacing w:after="280"/>
        <w:rPr>
          <w:ins w:id="1202" w:author="Мария Савина" w:date="2026-08-20T00:46:00Z" w16du:dateUtc="2026-08-19T22:46:00Z"/>
          <w:color w:val="auto"/>
        </w:rPr>
      </w:pPr>
    </w:p>
    <w:p w14:paraId="2A39BE5E" w14:textId="6A57722F" w:rsidR="009A0F1B" w:rsidRPr="00281062" w:rsidRDefault="00000000">
      <w:pPr>
        <w:pStyle w:val="30"/>
        <w:spacing w:after="280"/>
        <w:rPr>
          <w:color w:val="auto"/>
          <w:rPrChange w:id="1203" w:author="Мария Савина" w:date="2026-08-20T00:41:00Z" w16du:dateUtc="2026-08-19T22:41:00Z">
            <w:rPr/>
          </w:rPrChange>
        </w:rPr>
      </w:pPr>
      <w:r w:rsidRPr="00281062">
        <w:rPr>
          <w:color w:val="auto"/>
          <w:rPrChange w:id="1204" w:author="Мария Савина" w:date="2026-08-20T00:41:00Z" w16du:dateUtc="2026-08-19T22:41:00Z">
            <w:rPr/>
          </w:rPrChange>
        </w:rPr>
        <w:lastRenderedPageBreak/>
        <w:t>Варианты использования (</w:t>
      </w:r>
      <w:proofErr w:type="spellStart"/>
      <w:r w:rsidRPr="00281062">
        <w:rPr>
          <w:color w:val="auto"/>
          <w:rPrChange w:id="1205" w:author="Мария Савина" w:date="2026-08-20T00:41:00Z" w16du:dateUtc="2026-08-19T22:41:00Z">
            <w:rPr/>
          </w:rPrChange>
        </w:rPr>
        <w:t>use</w:t>
      </w:r>
      <w:proofErr w:type="spellEnd"/>
      <w:r w:rsidRPr="00281062">
        <w:rPr>
          <w:color w:val="auto"/>
          <w:rPrChange w:id="1206" w:author="Мария Савина" w:date="2026-08-20T00:41:00Z" w16du:dateUtc="2026-08-19T22:41:00Z">
            <w:rPr/>
          </w:rPrChange>
        </w:rPr>
        <w:t xml:space="preserve"> </w:t>
      </w:r>
      <w:proofErr w:type="spellStart"/>
      <w:r w:rsidRPr="00281062">
        <w:rPr>
          <w:color w:val="auto"/>
          <w:rPrChange w:id="1207" w:author="Мария Савина" w:date="2026-08-20T00:41:00Z" w16du:dateUtc="2026-08-19T22:41:00Z">
            <w:rPr/>
          </w:rPrChange>
        </w:rPr>
        <w:t>cases</w:t>
      </w:r>
      <w:proofErr w:type="spellEnd"/>
      <w:r w:rsidRPr="00281062">
        <w:rPr>
          <w:color w:val="auto"/>
          <w:rPrChange w:id="1208" w:author="Мария Савина" w:date="2026-08-20T00:41:00Z" w16du:dateUtc="2026-08-19T22:41:00Z">
            <w:rPr/>
          </w:rPrChange>
        </w:rPr>
        <w:t>)</w:t>
      </w:r>
      <w:bookmarkEnd w:id="1201"/>
    </w:p>
    <w:p w14:paraId="63E36184" w14:textId="77777777" w:rsidR="007F7411" w:rsidRPr="00281062" w:rsidRDefault="007F7411" w:rsidP="007F7411">
      <w:pPr>
        <w:pStyle w:val="30"/>
        <w:spacing w:after="280"/>
        <w:rPr>
          <w:ins w:id="1209" w:author="Мария Савина" w:date="2026-08-19T16:23:00Z"/>
          <w:b w:val="0"/>
          <w:bCs w:val="0"/>
          <w:color w:val="auto"/>
          <w:sz w:val="24"/>
          <w:szCs w:val="24"/>
          <w:rPrChange w:id="1210" w:author="Мария Савина" w:date="2026-08-20T00:41:00Z" w16du:dateUtc="2026-08-19T22:41:00Z">
            <w:rPr>
              <w:ins w:id="1211" w:author="Мария Савина" w:date="2026-08-19T16:23:00Z"/>
              <w:i/>
              <w:iCs/>
              <w:color w:val="595959"/>
            </w:rPr>
          </w:rPrChange>
        </w:rPr>
      </w:pPr>
      <w:proofErr w:type="spellStart"/>
      <w:ins w:id="1212" w:author="Мария Савина" w:date="2026-08-19T16:23:00Z">
        <w:r w:rsidRPr="00281062">
          <w:rPr>
            <w:b w:val="0"/>
            <w:bCs w:val="0"/>
            <w:color w:val="auto"/>
            <w:sz w:val="24"/>
            <w:szCs w:val="24"/>
            <w:rPrChange w:id="1213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t>Use</w:t>
        </w:r>
        <w:proofErr w:type="spellEnd"/>
        <w:r w:rsidRPr="00281062">
          <w:rPr>
            <w:b w:val="0"/>
            <w:bCs w:val="0"/>
            <w:color w:val="auto"/>
            <w:sz w:val="24"/>
            <w:szCs w:val="24"/>
            <w:rPrChange w:id="1214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t xml:space="preserve"> Case 1: Оформление заказа</w:t>
        </w:r>
      </w:ins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70"/>
        <w:gridCol w:w="4670"/>
      </w:tblGrid>
      <w:tr w:rsidR="009A0F1B" w:rsidRPr="00281062" w14:paraId="48CFF65A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AD7820" w14:textId="77777777" w:rsidR="009A0F1B" w:rsidRPr="00281062" w:rsidRDefault="00000000">
            <w:pPr>
              <w:pStyle w:val="afa"/>
              <w:rPr>
                <w:rFonts w:ascii="Times New Roman" w:hAnsi="Times New Roman" w:cs="Times New Roman"/>
                <w:color w:val="auto"/>
                <w:sz w:val="24"/>
                <w:szCs w:val="24"/>
                <w:rPrChange w:id="1215" w:author="Мария Савина" w:date="2026-08-20T00:41:00Z" w16du:dateUtc="2026-08-19T22:41:00Z">
                  <w:rPr>
                    <w:color w:val="535353" w:themeColor="background2"/>
                  </w:rPr>
                </w:rPrChange>
              </w:rPr>
            </w:pPr>
            <w:r w:rsidRPr="00281062">
              <w:rPr>
                <w:rFonts w:ascii="Times New Roman" w:hAnsi="Times New Roman" w:cs="Times New Roman"/>
                <w:color w:val="auto"/>
                <w:sz w:val="24"/>
                <w:szCs w:val="24"/>
                <w:rPrChange w:id="1216" w:author="Мария Савина" w:date="2026-08-20T00:41:00Z" w16du:dateUtc="2026-08-19T22:41:00Z">
                  <w:rPr>
                    <w:rFonts w:ascii="Times New Roman" w:hAnsi="Times New Roman"/>
                    <w:color w:val="535353" w:themeColor="background2"/>
                  </w:rPr>
                </w:rPrChange>
              </w:rPr>
              <w:t>Вариант использования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E65ECF" w14:textId="54F6A776" w:rsidR="009A0F1B" w:rsidRPr="00281062" w:rsidRDefault="007F7411">
            <w:pPr>
              <w:pStyle w:val="afa"/>
              <w:rPr>
                <w:rFonts w:ascii="Times New Roman" w:hAnsi="Times New Roman" w:cs="Times New Roman"/>
                <w:color w:val="auto"/>
                <w:sz w:val="24"/>
                <w:szCs w:val="24"/>
                <w:rPrChange w:id="1217" w:author="Мария Савина" w:date="2026-08-20T00:41:00Z" w16du:dateUtc="2026-08-19T22:41:00Z">
                  <w:rPr>
                    <w:color w:val="535353" w:themeColor="background2"/>
                  </w:rPr>
                </w:rPrChange>
              </w:rPr>
            </w:pPr>
            <w:ins w:id="1218" w:author="Мария Савина" w:date="2026-08-19T16:23:00Z">
              <w:r w:rsidRPr="00281062">
                <w:rPr>
                  <w:rFonts w:ascii="Times New Roman" w:hAnsi="Times New Roman" w:cs="Times New Roman"/>
                  <w:b/>
                  <w:bCs/>
                  <w:color w:val="auto"/>
                  <w:sz w:val="24"/>
                  <w:szCs w:val="24"/>
                  <w:rPrChange w:id="1219" w:author="Мария Савина" w:date="2026-08-20T00:41:00Z" w16du:dateUtc="2026-08-19T22:41:00Z">
                    <w:rPr>
                      <w:rFonts w:ascii="Times New Roman" w:hAnsi="Times New Roman"/>
                      <w:b/>
                      <w:bCs/>
                      <w:color w:val="535353" w:themeColor="background2"/>
                    </w:rPr>
                  </w:rPrChange>
                </w:rPr>
                <w:t>Оформление заказа</w:t>
              </w:r>
            </w:ins>
            <w:del w:id="1220" w:author="Мария Савина" w:date="2026-08-19T16:23:00Z" w16du:dateUtc="2026-08-19T14:23:00Z">
              <w:r w:rsidR="00000000" w:rsidRPr="00281062" w:rsidDel="007F7411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21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delText>Название варианта использования 1</w:delText>
              </w:r>
            </w:del>
          </w:p>
        </w:tc>
      </w:tr>
      <w:tr w:rsidR="009A0F1B" w:rsidRPr="00281062" w14:paraId="5EFDBD20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ABBA6" w14:textId="77777777" w:rsidR="009A0F1B" w:rsidRPr="00281062" w:rsidRDefault="00000000">
            <w:pPr>
              <w:pStyle w:val="afa"/>
              <w:rPr>
                <w:rFonts w:ascii="Times New Roman" w:hAnsi="Times New Roman" w:cs="Times New Roman"/>
                <w:color w:val="auto"/>
                <w:sz w:val="24"/>
                <w:szCs w:val="24"/>
                <w:rPrChange w:id="1222" w:author="Мария Савина" w:date="2026-08-20T00:41:00Z" w16du:dateUtc="2026-08-19T22:41:00Z">
                  <w:rPr>
                    <w:color w:val="535353" w:themeColor="background2"/>
                  </w:rPr>
                </w:rPrChange>
              </w:rPr>
            </w:pPr>
            <w:r w:rsidRPr="00281062">
              <w:rPr>
                <w:rFonts w:ascii="Times New Roman" w:hAnsi="Times New Roman" w:cs="Times New Roman"/>
                <w:color w:val="auto"/>
                <w:sz w:val="24"/>
                <w:szCs w:val="24"/>
                <w:rPrChange w:id="1223" w:author="Мария Савина" w:date="2026-08-20T00:41:00Z" w16du:dateUtc="2026-08-19T22:41:00Z">
                  <w:rPr>
                    <w:rFonts w:ascii="Times New Roman" w:hAnsi="Times New Roman"/>
                    <w:color w:val="535353" w:themeColor="background2"/>
                  </w:rPr>
                </w:rPrChange>
              </w:rPr>
              <w:t>Уровень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6DD128" w14:textId="75E10557" w:rsidR="009A0F1B" w:rsidRPr="00281062" w:rsidRDefault="007F7411">
            <w:pPr>
              <w:pStyle w:val="afa"/>
              <w:rPr>
                <w:rFonts w:ascii="Times New Roman" w:hAnsi="Times New Roman" w:cs="Times New Roman"/>
                <w:color w:val="auto"/>
                <w:sz w:val="24"/>
                <w:szCs w:val="24"/>
                <w:rPrChange w:id="1224" w:author="Мария Савина" w:date="2026-08-20T00:41:00Z" w16du:dateUtc="2026-08-19T22:41:00Z">
                  <w:rPr>
                    <w:color w:val="535353" w:themeColor="background2"/>
                  </w:rPr>
                </w:rPrChange>
              </w:rPr>
            </w:pPr>
            <w:ins w:id="1225" w:author="Мария Савина" w:date="2026-08-19T16:23:00Z">
              <w:r w:rsidRPr="00281062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26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Цели пользователя</w:t>
              </w:r>
            </w:ins>
            <w:del w:id="1227" w:author="Мария Савина" w:date="2026-08-19T16:23:00Z" w16du:dateUtc="2026-08-19T14:23:00Z">
              <w:r w:rsidR="00000000" w:rsidRPr="00281062" w:rsidDel="007F7411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28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delText>Обобщённый / Цели пользователя / Подфункции</w:delText>
              </w:r>
            </w:del>
          </w:p>
        </w:tc>
      </w:tr>
      <w:tr w:rsidR="009A0F1B" w:rsidRPr="00281062" w14:paraId="29D6D827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4D6D69" w14:textId="77777777" w:rsidR="009A0F1B" w:rsidRPr="00281062" w:rsidRDefault="00000000">
            <w:pPr>
              <w:pStyle w:val="afa"/>
              <w:rPr>
                <w:rFonts w:ascii="Times New Roman" w:hAnsi="Times New Roman" w:cs="Times New Roman"/>
                <w:color w:val="auto"/>
                <w:sz w:val="24"/>
                <w:szCs w:val="24"/>
                <w:rPrChange w:id="1229" w:author="Мария Савина" w:date="2026-08-20T00:41:00Z" w16du:dateUtc="2026-08-19T22:41:00Z">
                  <w:rPr>
                    <w:color w:val="535353" w:themeColor="background2"/>
                  </w:rPr>
                </w:rPrChange>
              </w:rPr>
            </w:pPr>
            <w:r w:rsidRPr="00281062">
              <w:rPr>
                <w:rFonts w:ascii="Times New Roman" w:hAnsi="Times New Roman" w:cs="Times New Roman"/>
                <w:color w:val="auto"/>
                <w:sz w:val="24"/>
                <w:szCs w:val="24"/>
                <w:rPrChange w:id="1230" w:author="Мария Савина" w:date="2026-08-20T00:41:00Z" w16du:dateUtc="2026-08-19T22:41:00Z">
                  <w:rPr>
                    <w:rFonts w:ascii="Times New Roman" w:hAnsi="Times New Roman"/>
                    <w:color w:val="535353" w:themeColor="background2"/>
                  </w:rPr>
                </w:rPrChange>
              </w:rPr>
              <w:t>Основной актор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6B277F" w14:textId="40E7E8E3" w:rsidR="009A0F1B" w:rsidRPr="00281062" w:rsidRDefault="007F7411">
            <w:pPr>
              <w:pStyle w:val="afa"/>
              <w:rPr>
                <w:rFonts w:ascii="Times New Roman" w:hAnsi="Times New Roman" w:cs="Times New Roman"/>
                <w:color w:val="auto"/>
                <w:sz w:val="24"/>
                <w:szCs w:val="24"/>
                <w:rPrChange w:id="1231" w:author="Мария Савина" w:date="2026-08-20T00:41:00Z" w16du:dateUtc="2026-08-19T22:41:00Z">
                  <w:rPr>
                    <w:color w:val="535353" w:themeColor="background2"/>
                  </w:rPr>
                </w:rPrChange>
              </w:rPr>
            </w:pPr>
            <w:ins w:id="1232" w:author="Мария Савина" w:date="2026-08-19T16:23:00Z">
              <w:r w:rsidRPr="00281062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33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Клиент</w:t>
              </w:r>
            </w:ins>
            <w:del w:id="1234" w:author="Мария Савина" w:date="2026-08-19T16:23:00Z" w16du:dateUtc="2026-08-19T14:23:00Z">
              <w:r w:rsidR="00000000" w:rsidRPr="00281062" w:rsidDel="007F7411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35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delText>Участники описываемого процесса</w:delText>
              </w:r>
            </w:del>
          </w:p>
        </w:tc>
      </w:tr>
      <w:tr w:rsidR="009A0F1B" w:rsidRPr="00281062" w14:paraId="002229AF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2F1FAB" w14:textId="77777777" w:rsidR="009A0F1B" w:rsidRPr="00281062" w:rsidRDefault="00000000">
            <w:pPr>
              <w:pStyle w:val="afa"/>
              <w:rPr>
                <w:rFonts w:ascii="Times New Roman" w:hAnsi="Times New Roman" w:cs="Times New Roman"/>
                <w:color w:val="auto"/>
                <w:sz w:val="24"/>
                <w:szCs w:val="24"/>
                <w:rPrChange w:id="1236" w:author="Мария Савина" w:date="2026-08-20T00:41:00Z" w16du:dateUtc="2026-08-19T22:41:00Z">
                  <w:rPr>
                    <w:color w:val="535353" w:themeColor="background2"/>
                  </w:rPr>
                </w:rPrChange>
              </w:rPr>
            </w:pPr>
            <w:r w:rsidRPr="00281062">
              <w:rPr>
                <w:rFonts w:ascii="Times New Roman" w:hAnsi="Times New Roman" w:cs="Times New Roman"/>
                <w:color w:val="auto"/>
                <w:sz w:val="24"/>
                <w:szCs w:val="24"/>
                <w:rPrChange w:id="1237" w:author="Мария Савина" w:date="2026-08-20T00:41:00Z" w16du:dateUtc="2026-08-19T22:41:00Z">
                  <w:rPr>
                    <w:rFonts w:ascii="Times New Roman" w:hAnsi="Times New Roman"/>
                    <w:color w:val="535353" w:themeColor="background2"/>
                  </w:rPr>
                </w:rPrChange>
              </w:rPr>
              <w:t>Предусловие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DEBDBF" w14:textId="59B5DC66" w:rsidR="009A0F1B" w:rsidRPr="00281062" w:rsidRDefault="007F7411">
            <w:pPr>
              <w:pStyle w:val="afa"/>
              <w:rPr>
                <w:rFonts w:ascii="Times New Roman" w:hAnsi="Times New Roman" w:cs="Times New Roman"/>
                <w:color w:val="auto"/>
                <w:sz w:val="24"/>
                <w:szCs w:val="24"/>
                <w:rPrChange w:id="1238" w:author="Мария Савина" w:date="2026-08-20T00:41:00Z" w16du:dateUtc="2026-08-19T22:41:00Z">
                  <w:rPr>
                    <w:color w:val="535353" w:themeColor="background2"/>
                  </w:rPr>
                </w:rPrChange>
              </w:rPr>
            </w:pPr>
            <w:ins w:id="1239" w:author="Мария Савина" w:date="2026-08-19T16:23:00Z">
              <w:r w:rsidRPr="00281062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40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Клиент на сайте, товары добавлены в корзину</w:t>
              </w:r>
            </w:ins>
            <w:del w:id="1241" w:author="Мария Савина" w:date="2026-08-19T16:23:00Z" w16du:dateUtc="2026-08-19T14:23:00Z">
              <w:r w:rsidR="00000000" w:rsidRPr="00281062" w:rsidDel="007F7411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42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delText>Условия для запуска варианта использования</w:delText>
              </w:r>
            </w:del>
          </w:p>
        </w:tc>
      </w:tr>
      <w:tr w:rsidR="009A0F1B" w:rsidRPr="00281062" w14:paraId="2EAFA63E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A5DFEA" w14:textId="77777777" w:rsidR="009A0F1B" w:rsidRPr="00281062" w:rsidRDefault="00000000">
            <w:pPr>
              <w:pStyle w:val="afa"/>
              <w:rPr>
                <w:rFonts w:ascii="Times New Roman" w:hAnsi="Times New Roman" w:cs="Times New Roman"/>
                <w:color w:val="auto"/>
                <w:sz w:val="24"/>
                <w:szCs w:val="24"/>
                <w:rPrChange w:id="1243" w:author="Мария Савина" w:date="2026-08-20T00:41:00Z" w16du:dateUtc="2026-08-19T22:41:00Z">
                  <w:rPr>
                    <w:color w:val="535353" w:themeColor="background2"/>
                  </w:rPr>
                </w:rPrChange>
              </w:rPr>
            </w:pPr>
            <w:r w:rsidRPr="00281062">
              <w:rPr>
                <w:rFonts w:ascii="Times New Roman" w:hAnsi="Times New Roman" w:cs="Times New Roman"/>
                <w:color w:val="auto"/>
                <w:sz w:val="24"/>
                <w:szCs w:val="24"/>
                <w:rPrChange w:id="1244" w:author="Мария Савина" w:date="2026-08-20T00:41:00Z" w16du:dateUtc="2026-08-19T22:41:00Z">
                  <w:rPr>
                    <w:rFonts w:ascii="Times New Roman" w:hAnsi="Times New Roman"/>
                    <w:color w:val="535353" w:themeColor="background2"/>
                  </w:rPr>
                </w:rPrChange>
              </w:rPr>
              <w:t>Описание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B8BD679" w14:textId="4EDB9D7E" w:rsidR="009A0F1B" w:rsidRPr="00281062" w:rsidRDefault="007F7411">
            <w:pPr>
              <w:pStyle w:val="afa"/>
              <w:rPr>
                <w:rFonts w:ascii="Times New Roman" w:hAnsi="Times New Roman" w:cs="Times New Roman"/>
                <w:color w:val="auto"/>
                <w:sz w:val="24"/>
                <w:szCs w:val="24"/>
                <w:rPrChange w:id="1245" w:author="Мария Савина" w:date="2026-08-20T00:41:00Z" w16du:dateUtc="2026-08-19T22:41:00Z">
                  <w:rPr>
                    <w:color w:val="535353" w:themeColor="background2"/>
                  </w:rPr>
                </w:rPrChange>
              </w:rPr>
            </w:pPr>
            <w:ins w:id="1246" w:author="Мария Савина" w:date="2026-08-19T16:24:00Z">
              <w:r w:rsidRPr="00281062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47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1. Клиент переходит в корзину</w:t>
              </w:r>
              <w:r w:rsidRPr="00281062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48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br/>
                <w:t>2. Видит наличие товаров (отображается реальный остаток)</w:t>
              </w:r>
              <w:r w:rsidRPr="00281062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49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br/>
                <w:t>3. Вводит данные доставки (ФИО, телефон, адрес)</w:t>
              </w:r>
              <w:r w:rsidRPr="00281062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50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br/>
                <w:t>4. Вводит промокод (опционально)</w:t>
              </w:r>
              <w:r w:rsidRPr="00281062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51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br/>
                <w:t>5. Выбирает способ оплаты (карта онлайн / наличные при получении)</w:t>
              </w:r>
              <w:r w:rsidRPr="00281062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52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br/>
                <w:t>6. Нажимает «Подтвердить заказ»</w:t>
              </w:r>
              <w:r w:rsidRPr="00281062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53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br/>
                <w:t>7. Получает номер заказа</w:t>
              </w:r>
              <w:r w:rsidRPr="00281062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54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br/>
                <w:t>8. Получает SMS/</w:t>
              </w:r>
              <w:proofErr w:type="spellStart"/>
              <w:r w:rsidRPr="00281062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55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email</w:t>
              </w:r>
              <w:proofErr w:type="spellEnd"/>
              <w:r w:rsidRPr="00281062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56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-уведомление о создании заказа</w:t>
              </w:r>
            </w:ins>
            <w:del w:id="1257" w:author="Мария Савина" w:date="2026-08-19T16:24:00Z" w16du:dateUtc="2026-08-19T14:24:00Z">
              <w:r w:rsidR="00000000" w:rsidRPr="00281062" w:rsidDel="007F7411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58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delText>Основной пошаговый сценарий взаимодействия между участниками процесса</w:delText>
              </w:r>
            </w:del>
          </w:p>
        </w:tc>
      </w:tr>
      <w:tr w:rsidR="009A0F1B" w:rsidRPr="00281062" w14:paraId="5F1977A9" w14:textId="77777777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23895A8A" w14:textId="77777777" w:rsidR="009A0F1B" w:rsidRPr="00281062" w:rsidRDefault="00000000">
            <w:pPr>
              <w:pStyle w:val="afa"/>
              <w:rPr>
                <w:rFonts w:ascii="Times New Roman" w:hAnsi="Times New Roman" w:cs="Times New Roman"/>
                <w:color w:val="auto"/>
                <w:sz w:val="24"/>
                <w:szCs w:val="24"/>
                <w:rPrChange w:id="1259" w:author="Мария Савина" w:date="2026-08-20T00:41:00Z" w16du:dateUtc="2026-08-19T22:41:00Z">
                  <w:rPr>
                    <w:color w:val="535353" w:themeColor="background2"/>
                  </w:rPr>
                </w:rPrChange>
              </w:rPr>
            </w:pPr>
            <w:r w:rsidRPr="00281062">
              <w:rPr>
                <w:rFonts w:ascii="Times New Roman" w:hAnsi="Times New Roman" w:cs="Times New Roman"/>
                <w:color w:val="auto"/>
                <w:sz w:val="24"/>
                <w:szCs w:val="24"/>
                <w:rPrChange w:id="1260" w:author="Мария Савина" w:date="2026-08-20T00:41:00Z" w16du:dateUtc="2026-08-19T22:41:00Z">
                  <w:rPr>
                    <w:rFonts w:ascii="Times New Roman" w:hAnsi="Times New Roman"/>
                    <w:color w:val="535353" w:themeColor="background2"/>
                  </w:rPr>
                </w:rPrChange>
              </w:rPr>
              <w:t>Расширения</w:t>
            </w:r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631495" w14:textId="1ECA56A7" w:rsidR="009A0F1B" w:rsidRPr="00281062" w:rsidRDefault="007F7411">
            <w:pPr>
              <w:pStyle w:val="afa"/>
              <w:rPr>
                <w:rFonts w:ascii="Times New Roman" w:hAnsi="Times New Roman" w:cs="Times New Roman"/>
                <w:color w:val="auto"/>
                <w:sz w:val="24"/>
                <w:szCs w:val="24"/>
                <w:rPrChange w:id="1261" w:author="Мария Савина" w:date="2026-08-20T00:41:00Z" w16du:dateUtc="2026-08-19T22:41:00Z">
                  <w:rPr>
                    <w:color w:val="535353" w:themeColor="background2"/>
                  </w:rPr>
                </w:rPrChange>
              </w:rPr>
            </w:pPr>
            <w:ins w:id="1262" w:author="Мария Савина" w:date="2026-08-19T16:24:00Z">
              <w:r w:rsidRPr="00281062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63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6a. Если оплата картой не прошла → клиент видит сообщение об ошибке</w:t>
              </w:r>
              <w:r w:rsidRPr="00281062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64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br/>
                <w:t>6b. Может повторить попытку или выбрать оплату наличными</w:t>
              </w:r>
            </w:ins>
            <w:del w:id="1265" w:author="Мария Савина" w:date="2026-08-19T16:24:00Z" w16du:dateUtc="2026-08-19T14:24:00Z">
              <w:r w:rsidR="00000000" w:rsidRPr="00281062" w:rsidDel="007F7411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266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delText>Альтернативные сценарии</w:delText>
              </w:r>
            </w:del>
          </w:p>
        </w:tc>
      </w:tr>
    </w:tbl>
    <w:p w14:paraId="447DCFA0" w14:textId="77777777" w:rsidR="007F7411" w:rsidRPr="00281062" w:rsidRDefault="007F7411">
      <w:pPr>
        <w:shd w:val="clear" w:color="auto" w:fill="FFFFFF"/>
        <w:rPr>
          <w:ins w:id="1267" w:author="Мария Савина" w:date="2026-08-19T16:24:00Z" w16du:dateUtc="2026-08-19T14:24:00Z"/>
          <w:rFonts w:cs="Times New Roman"/>
          <w:bCs/>
          <w:color w:val="auto"/>
          <w:rPrChange w:id="1268" w:author="Мария Савина" w:date="2026-08-20T00:41:00Z" w16du:dateUtc="2026-08-19T22:41:00Z">
            <w:rPr>
              <w:ins w:id="1269" w:author="Мария Савина" w:date="2026-08-19T16:24:00Z" w16du:dateUtc="2026-08-19T14:24:00Z"/>
              <w:bCs/>
              <w:i/>
              <w:color w:val="595959"/>
            </w:rPr>
          </w:rPrChange>
        </w:rPr>
      </w:pPr>
    </w:p>
    <w:p w14:paraId="2ACFE5EC" w14:textId="5F93236F" w:rsidR="007F7411" w:rsidRPr="00281062" w:rsidRDefault="007F7411">
      <w:pPr>
        <w:shd w:val="clear" w:color="auto" w:fill="FFFFFF"/>
        <w:rPr>
          <w:ins w:id="1270" w:author="Мария Савина" w:date="2026-08-19T16:22:00Z" w16du:dateUtc="2026-08-19T14:22:00Z"/>
          <w:rFonts w:cs="Times New Roman"/>
          <w:bCs/>
          <w:color w:val="auto"/>
          <w:rPrChange w:id="1271" w:author="Мария Савина" w:date="2026-08-20T00:41:00Z" w16du:dateUtc="2026-08-19T22:41:00Z">
            <w:rPr>
              <w:ins w:id="1272" w:author="Мария Савина" w:date="2026-08-19T16:22:00Z" w16du:dateUtc="2026-08-19T14:22:00Z"/>
              <w:bCs/>
              <w:i/>
              <w:color w:val="595959"/>
            </w:rPr>
          </w:rPrChange>
        </w:rPr>
      </w:pPr>
      <w:proofErr w:type="spellStart"/>
      <w:ins w:id="1273" w:author="Мария Савина" w:date="2026-08-19T16:24:00Z">
        <w:r w:rsidRPr="00281062">
          <w:rPr>
            <w:rFonts w:cs="Times New Roman"/>
            <w:b/>
            <w:bCs/>
            <w:color w:val="auto"/>
            <w:rPrChange w:id="1274" w:author="Мария Савина" w:date="2026-08-20T00:41:00Z" w16du:dateUtc="2026-08-19T22:41:00Z">
              <w:rPr>
                <w:b/>
                <w:bCs/>
                <w:i/>
                <w:color w:val="595959"/>
              </w:rPr>
            </w:rPrChange>
          </w:rPr>
          <w:t>Use</w:t>
        </w:r>
        <w:proofErr w:type="spellEnd"/>
        <w:r w:rsidRPr="00281062">
          <w:rPr>
            <w:rFonts w:cs="Times New Roman"/>
            <w:b/>
            <w:bCs/>
            <w:color w:val="auto"/>
            <w:rPrChange w:id="1275" w:author="Мария Савина" w:date="2026-08-20T00:41:00Z" w16du:dateUtc="2026-08-19T22:41:00Z">
              <w:rPr>
                <w:b/>
                <w:bCs/>
                <w:i/>
                <w:color w:val="595959"/>
              </w:rPr>
            </w:rPrChange>
          </w:rPr>
          <w:t xml:space="preserve"> Case 2: Подтверждение заказа</w:t>
        </w:r>
      </w:ins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70"/>
        <w:gridCol w:w="4670"/>
      </w:tblGrid>
      <w:tr w:rsidR="007F7411" w:rsidRPr="00281062" w14:paraId="45668CAA" w14:textId="77777777" w:rsidTr="003D2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  <w:ins w:id="1276" w:author="Мария Савина" w:date="2026-08-19T16:22:00Z" w16du:dateUtc="2026-08-19T14:22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458FAB" w14:textId="77777777" w:rsidR="007F7411" w:rsidRPr="00281062" w:rsidRDefault="007F7411" w:rsidP="003D278A">
            <w:pPr>
              <w:pStyle w:val="afa"/>
              <w:rPr>
                <w:ins w:id="1277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278" w:author="Мария Савина" w:date="2026-08-20T00:41:00Z" w16du:dateUtc="2026-08-19T22:41:00Z">
                  <w:rPr>
                    <w:ins w:id="1279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280" w:author="Мария Савина" w:date="2026-08-19T16:22:00Z" w16du:dateUtc="2026-08-19T14:22:00Z">
              <w:r w:rsidRPr="00281062">
                <w:rPr>
                  <w:rFonts w:ascii="Times New Roman" w:hAnsi="Times New Roman" w:cs="Times New Roman"/>
                  <w:color w:val="auto"/>
                  <w:rPrChange w:id="1281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Вариант использования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A5597B" w14:textId="00ECC8BF" w:rsidR="007F7411" w:rsidRPr="00281062" w:rsidRDefault="007F7411" w:rsidP="003D278A">
            <w:pPr>
              <w:pStyle w:val="afa"/>
              <w:rPr>
                <w:ins w:id="1282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283" w:author="Мария Савина" w:date="2026-08-20T00:41:00Z" w16du:dateUtc="2026-08-19T22:41:00Z">
                  <w:rPr>
                    <w:ins w:id="1284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285" w:author="Мария Савина" w:date="2026-08-19T16:25:00Z">
              <w:r w:rsidRPr="00281062">
                <w:rPr>
                  <w:rFonts w:ascii="Times New Roman" w:hAnsi="Times New Roman" w:cs="Times New Roman"/>
                  <w:color w:val="auto"/>
                  <w:rPrChange w:id="1286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Подтверждение заказа</w:t>
              </w:r>
            </w:ins>
          </w:p>
        </w:tc>
      </w:tr>
      <w:tr w:rsidR="007F7411" w:rsidRPr="00281062" w14:paraId="139E8199" w14:textId="77777777" w:rsidTr="003D2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  <w:ins w:id="1287" w:author="Мария Савина" w:date="2026-08-19T16:22:00Z" w16du:dateUtc="2026-08-19T14:22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2F2C74" w14:textId="77777777" w:rsidR="007F7411" w:rsidRPr="00281062" w:rsidRDefault="007F7411" w:rsidP="003D278A">
            <w:pPr>
              <w:pStyle w:val="afa"/>
              <w:rPr>
                <w:ins w:id="1288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289" w:author="Мария Савина" w:date="2026-08-20T00:41:00Z" w16du:dateUtc="2026-08-19T22:41:00Z">
                  <w:rPr>
                    <w:ins w:id="1290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291" w:author="Мария Савина" w:date="2026-08-19T16:22:00Z" w16du:dateUtc="2026-08-19T14:22:00Z">
              <w:r w:rsidRPr="00281062">
                <w:rPr>
                  <w:rFonts w:ascii="Times New Roman" w:hAnsi="Times New Roman" w:cs="Times New Roman"/>
                  <w:color w:val="auto"/>
                  <w:rPrChange w:id="1292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Уровень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C917AF" w14:textId="2EC802D4" w:rsidR="007F7411" w:rsidRPr="00281062" w:rsidRDefault="00281062" w:rsidP="003D278A">
            <w:pPr>
              <w:pStyle w:val="afa"/>
              <w:rPr>
                <w:ins w:id="1293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294" w:author="Мария Савина" w:date="2026-08-20T00:41:00Z" w16du:dateUtc="2026-08-19T22:41:00Z">
                  <w:rPr>
                    <w:ins w:id="1295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296" w:author="Мария Савина" w:date="2026-08-20T00:32:00Z">
              <w:r w:rsidRPr="00281062">
                <w:rPr>
                  <w:rFonts w:ascii="Times New Roman" w:hAnsi="Times New Roman" w:cs="Times New Roman"/>
                  <w:color w:val="auto"/>
                  <w:rPrChange w:id="1297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Цели пользователя / Подфункции</w:t>
              </w:r>
            </w:ins>
          </w:p>
        </w:tc>
      </w:tr>
      <w:tr w:rsidR="007F7411" w:rsidRPr="00281062" w14:paraId="44366794" w14:textId="77777777" w:rsidTr="003D2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/>
          <w:ins w:id="1298" w:author="Мария Савина" w:date="2026-08-19T16:22:00Z" w16du:dateUtc="2026-08-19T14:22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DE8913" w14:textId="77777777" w:rsidR="007F7411" w:rsidRPr="00281062" w:rsidRDefault="007F7411" w:rsidP="003D278A">
            <w:pPr>
              <w:pStyle w:val="afa"/>
              <w:rPr>
                <w:ins w:id="1299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300" w:author="Мария Савина" w:date="2026-08-20T00:41:00Z" w16du:dateUtc="2026-08-19T22:41:00Z">
                  <w:rPr>
                    <w:ins w:id="1301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302" w:author="Мария Савина" w:date="2026-08-19T16:22:00Z" w16du:dateUtc="2026-08-19T14:22:00Z">
              <w:r w:rsidRPr="00281062">
                <w:rPr>
                  <w:rFonts w:ascii="Times New Roman" w:hAnsi="Times New Roman" w:cs="Times New Roman"/>
                  <w:color w:val="auto"/>
                  <w:rPrChange w:id="1303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Основной актор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E3D641C" w14:textId="1C30845E" w:rsidR="007F7411" w:rsidRPr="00281062" w:rsidRDefault="00281062" w:rsidP="003D278A">
            <w:pPr>
              <w:pStyle w:val="afa"/>
              <w:rPr>
                <w:ins w:id="1304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305" w:author="Мария Савина" w:date="2026-08-20T00:41:00Z" w16du:dateUtc="2026-08-19T22:41:00Z">
                  <w:rPr>
                    <w:ins w:id="1306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307" w:author="Мария Савина" w:date="2026-08-20T00:32:00Z">
              <w:r w:rsidRPr="00281062">
                <w:rPr>
                  <w:rFonts w:ascii="Times New Roman" w:hAnsi="Times New Roman" w:cs="Times New Roman"/>
                  <w:color w:val="auto"/>
                  <w:rPrChange w:id="1308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Система (автоматическое), Администратор (резерв)</w:t>
              </w:r>
            </w:ins>
          </w:p>
        </w:tc>
      </w:tr>
      <w:tr w:rsidR="007F7411" w:rsidRPr="00281062" w14:paraId="39D4184A" w14:textId="77777777" w:rsidTr="003D2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/>
          <w:ins w:id="1309" w:author="Мария Савина" w:date="2026-08-19T16:22:00Z" w16du:dateUtc="2026-08-19T14:22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763077B2" w14:textId="77777777" w:rsidR="007F7411" w:rsidRPr="00281062" w:rsidRDefault="007F7411" w:rsidP="003D278A">
            <w:pPr>
              <w:pStyle w:val="afa"/>
              <w:rPr>
                <w:ins w:id="1310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311" w:author="Мария Савина" w:date="2026-08-20T00:41:00Z" w16du:dateUtc="2026-08-19T22:41:00Z">
                  <w:rPr>
                    <w:ins w:id="1312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313" w:author="Мария Савина" w:date="2026-08-19T16:22:00Z" w16du:dateUtc="2026-08-19T14:22:00Z">
              <w:r w:rsidRPr="00281062">
                <w:rPr>
                  <w:rFonts w:ascii="Times New Roman" w:hAnsi="Times New Roman" w:cs="Times New Roman"/>
                  <w:color w:val="auto"/>
                  <w:rPrChange w:id="1314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Предусловие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6CED30" w14:textId="202CE89A" w:rsidR="007F7411" w:rsidRPr="00281062" w:rsidRDefault="00281062" w:rsidP="003D278A">
            <w:pPr>
              <w:pStyle w:val="afa"/>
              <w:rPr>
                <w:ins w:id="1315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316" w:author="Мария Савина" w:date="2026-08-20T00:41:00Z" w16du:dateUtc="2026-08-19T22:41:00Z">
                  <w:rPr>
                    <w:ins w:id="1317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318" w:author="Мария Савина" w:date="2026-08-20T00:33:00Z">
              <w:r w:rsidRPr="00281062">
                <w:rPr>
                  <w:rFonts w:ascii="Times New Roman" w:hAnsi="Times New Roman" w:cs="Times New Roman"/>
                  <w:color w:val="auto"/>
                  <w:rPrChange w:id="1319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Заказ создан в системе</w:t>
              </w:r>
            </w:ins>
          </w:p>
        </w:tc>
      </w:tr>
      <w:tr w:rsidR="007F7411" w:rsidRPr="00281062" w14:paraId="5E7C488B" w14:textId="77777777" w:rsidTr="003D2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/>
          <w:ins w:id="1320" w:author="Мария Савина" w:date="2026-08-19T16:22:00Z" w16du:dateUtc="2026-08-19T14:22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B49E29" w14:textId="77777777" w:rsidR="007F7411" w:rsidRPr="00281062" w:rsidRDefault="007F7411" w:rsidP="003D278A">
            <w:pPr>
              <w:pStyle w:val="afa"/>
              <w:rPr>
                <w:ins w:id="1321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322" w:author="Мария Савина" w:date="2026-08-20T00:41:00Z" w16du:dateUtc="2026-08-19T22:41:00Z">
                  <w:rPr>
                    <w:ins w:id="1323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324" w:author="Мария Савина" w:date="2026-08-19T16:22:00Z" w16du:dateUtc="2026-08-19T14:22:00Z">
              <w:r w:rsidRPr="00281062">
                <w:rPr>
                  <w:rFonts w:ascii="Times New Roman" w:hAnsi="Times New Roman" w:cs="Times New Roman"/>
                  <w:color w:val="auto"/>
                  <w:rPrChange w:id="1325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Описание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424451D" w14:textId="6E4BE07B" w:rsidR="007F7411" w:rsidRPr="00281062" w:rsidRDefault="00281062" w:rsidP="003D278A">
            <w:pPr>
              <w:pStyle w:val="afa"/>
              <w:rPr>
                <w:ins w:id="1326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327" w:author="Мария Савина" w:date="2026-08-20T00:41:00Z" w16du:dateUtc="2026-08-19T22:41:00Z">
                  <w:rPr>
                    <w:ins w:id="1328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329" w:author="Мария Савина" w:date="2026-08-20T00:33:00Z">
              <w:r w:rsidRPr="00281062">
                <w:rPr>
                  <w:rFonts w:ascii="Times New Roman" w:hAnsi="Times New Roman" w:cs="Times New Roman"/>
                  <w:color w:val="auto"/>
                  <w:rPrChange w:id="1330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1. Система автоматически проверяет наличие товаров через интеграцию со складской системой</w:t>
              </w:r>
              <w:r w:rsidRPr="00281062">
                <w:rPr>
                  <w:rFonts w:ascii="Times New Roman" w:hAnsi="Times New Roman" w:cs="Times New Roman"/>
                  <w:color w:val="auto"/>
                  <w:rPrChange w:id="1331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br/>
                <w:t>2. Если товар есть → система отправляет клиенту SMS/</w:t>
              </w:r>
              <w:proofErr w:type="spellStart"/>
              <w:r w:rsidRPr="00281062">
                <w:rPr>
                  <w:rFonts w:ascii="Times New Roman" w:hAnsi="Times New Roman" w:cs="Times New Roman"/>
                  <w:color w:val="auto"/>
                  <w:rPrChange w:id="1332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email</w:t>
              </w:r>
              <w:proofErr w:type="spellEnd"/>
              <w:r w:rsidRPr="00281062">
                <w:rPr>
                  <w:rFonts w:ascii="Times New Roman" w:hAnsi="Times New Roman" w:cs="Times New Roman"/>
                  <w:color w:val="auto"/>
                  <w:rPrChange w:id="1333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 xml:space="preserve"> со ссылкой для подтверждения</w:t>
              </w:r>
              <w:r w:rsidRPr="00281062">
                <w:rPr>
                  <w:rFonts w:ascii="Times New Roman" w:hAnsi="Times New Roman" w:cs="Times New Roman"/>
                  <w:color w:val="auto"/>
                  <w:rPrChange w:id="1334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br/>
                <w:t>3. Клиент переходит по ссылке и нажимает «Подтвердить заказ»</w:t>
              </w:r>
              <w:r w:rsidRPr="00281062">
                <w:rPr>
                  <w:rFonts w:ascii="Times New Roman" w:hAnsi="Times New Roman" w:cs="Times New Roman"/>
                  <w:color w:val="auto"/>
                  <w:rPrChange w:id="1335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br/>
              </w:r>
              <w:r w:rsidRPr="00281062">
                <w:rPr>
                  <w:rFonts w:ascii="Times New Roman" w:hAnsi="Times New Roman" w:cs="Times New Roman"/>
                  <w:color w:val="auto"/>
                  <w:rPrChange w:id="1336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lastRenderedPageBreak/>
                <w:t>4. Статус заказа обновляется на «Подтверждён»</w:t>
              </w:r>
              <w:r w:rsidRPr="00281062">
                <w:rPr>
                  <w:rFonts w:ascii="Times New Roman" w:hAnsi="Times New Roman" w:cs="Times New Roman"/>
                  <w:color w:val="auto"/>
                  <w:rPrChange w:id="1337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br/>
                <w:t>5. Система передаёт заказ на сборку на склад</w:t>
              </w:r>
            </w:ins>
          </w:p>
        </w:tc>
      </w:tr>
      <w:tr w:rsidR="007F7411" w:rsidRPr="00281062" w14:paraId="2EEF2A78" w14:textId="77777777" w:rsidTr="003D2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/>
          <w:ins w:id="1338" w:author="Мария Савина" w:date="2026-08-19T16:22:00Z" w16du:dateUtc="2026-08-19T14:22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F7E29F" w14:textId="77777777" w:rsidR="007F7411" w:rsidRPr="00281062" w:rsidRDefault="007F7411" w:rsidP="003D278A">
            <w:pPr>
              <w:pStyle w:val="afa"/>
              <w:rPr>
                <w:ins w:id="1339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340" w:author="Мария Савина" w:date="2026-08-20T00:41:00Z" w16du:dateUtc="2026-08-19T22:41:00Z">
                  <w:rPr>
                    <w:ins w:id="1341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342" w:author="Мария Савина" w:date="2026-08-19T16:22:00Z" w16du:dateUtc="2026-08-19T14:22:00Z">
              <w:r w:rsidRPr="00281062">
                <w:rPr>
                  <w:rFonts w:ascii="Times New Roman" w:hAnsi="Times New Roman" w:cs="Times New Roman"/>
                  <w:color w:val="auto"/>
                  <w:rPrChange w:id="1343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lastRenderedPageBreak/>
                <w:t>Расширения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BDDDB5" w14:textId="148A9F09" w:rsidR="007F7411" w:rsidRPr="00281062" w:rsidRDefault="00281062" w:rsidP="003D278A">
            <w:pPr>
              <w:pStyle w:val="afa"/>
              <w:rPr>
                <w:ins w:id="1344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345" w:author="Мария Савина" w:date="2026-08-20T00:41:00Z" w16du:dateUtc="2026-08-19T22:41:00Z">
                  <w:rPr>
                    <w:ins w:id="1346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347" w:author="Мария Савина" w:date="2026-08-20T00:33:00Z">
              <w:r w:rsidRPr="00281062">
                <w:rPr>
                  <w:rFonts w:ascii="Times New Roman" w:hAnsi="Times New Roman" w:cs="Times New Roman"/>
                  <w:color w:val="auto"/>
                  <w:rPrChange w:id="1348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2a. Если товара нет в наличии → система автоматически отменяет заказ</w:t>
              </w:r>
              <w:r w:rsidRPr="00281062">
                <w:rPr>
                  <w:rFonts w:ascii="Times New Roman" w:hAnsi="Times New Roman" w:cs="Times New Roman"/>
                  <w:color w:val="auto"/>
                  <w:rPrChange w:id="1349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br/>
                <w:t>2b. Если была онлайн-оплата → система инициирует автоматический возврат</w:t>
              </w:r>
              <w:r w:rsidRPr="00281062">
                <w:rPr>
                  <w:rFonts w:ascii="Times New Roman" w:hAnsi="Times New Roman" w:cs="Times New Roman"/>
                  <w:color w:val="auto"/>
                  <w:rPrChange w:id="1350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br/>
                <w:t>2c. Клиент получает уведомление об отмене и возврате</w:t>
              </w:r>
              <w:r w:rsidRPr="00281062">
                <w:rPr>
                  <w:rFonts w:ascii="Times New Roman" w:hAnsi="Times New Roman" w:cs="Times New Roman"/>
                  <w:color w:val="auto"/>
                  <w:rPrChange w:id="1351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br/>
                <w:t>3a. Клиент не подтвердил заказ в течение 24 часов → система уведомляет администратора</w:t>
              </w:r>
              <w:r w:rsidRPr="00281062">
                <w:rPr>
                  <w:rFonts w:ascii="Times New Roman" w:hAnsi="Times New Roman" w:cs="Times New Roman"/>
                  <w:color w:val="auto"/>
                  <w:rPrChange w:id="1352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br/>
                <w:t>3b. Администратор звонит клиенту (резервный канал)</w:t>
              </w:r>
            </w:ins>
          </w:p>
        </w:tc>
      </w:tr>
    </w:tbl>
    <w:p w14:paraId="7181DF68" w14:textId="77777777" w:rsidR="00281062" w:rsidRPr="00281062" w:rsidRDefault="00281062" w:rsidP="00281062">
      <w:pPr>
        <w:shd w:val="clear" w:color="auto" w:fill="FFFFFF"/>
        <w:rPr>
          <w:ins w:id="1353" w:author="Мария Савина" w:date="2026-08-20T00:33:00Z" w16du:dateUtc="2026-08-19T22:33:00Z"/>
          <w:rFonts w:cs="Times New Roman"/>
          <w:b/>
          <w:bCs/>
          <w:color w:val="auto"/>
          <w:rPrChange w:id="1354" w:author="Мария Савина" w:date="2026-08-20T00:41:00Z" w16du:dateUtc="2026-08-19T22:41:00Z">
            <w:rPr>
              <w:ins w:id="1355" w:author="Мария Савина" w:date="2026-08-20T00:33:00Z" w16du:dateUtc="2026-08-19T22:33:00Z"/>
              <w:b/>
              <w:bCs/>
              <w:i/>
              <w:color w:val="595959"/>
            </w:rPr>
          </w:rPrChange>
        </w:rPr>
      </w:pPr>
    </w:p>
    <w:p w14:paraId="72C0837D" w14:textId="24B00B1B" w:rsidR="007F7411" w:rsidRPr="00281062" w:rsidRDefault="00281062">
      <w:pPr>
        <w:shd w:val="clear" w:color="auto" w:fill="FFFFFF"/>
        <w:rPr>
          <w:ins w:id="1356" w:author="Мария Савина" w:date="2026-08-19T16:22:00Z" w16du:dateUtc="2026-08-19T14:22:00Z"/>
          <w:rFonts w:cs="Times New Roman"/>
          <w:bCs/>
          <w:color w:val="auto"/>
          <w:rPrChange w:id="1357" w:author="Мария Савина" w:date="2026-08-20T00:41:00Z" w16du:dateUtc="2026-08-19T22:41:00Z">
            <w:rPr>
              <w:ins w:id="1358" w:author="Мария Савина" w:date="2026-08-19T16:22:00Z" w16du:dateUtc="2026-08-19T14:22:00Z"/>
              <w:bCs/>
              <w:i/>
              <w:color w:val="595959"/>
            </w:rPr>
          </w:rPrChange>
        </w:rPr>
      </w:pPr>
      <w:proofErr w:type="spellStart"/>
      <w:ins w:id="1359" w:author="Мария Савина" w:date="2026-08-20T00:33:00Z">
        <w:r w:rsidRPr="00281062">
          <w:rPr>
            <w:rFonts w:cs="Times New Roman"/>
            <w:b/>
            <w:bCs/>
            <w:color w:val="auto"/>
            <w:rPrChange w:id="1360" w:author="Мария Савина" w:date="2026-08-20T00:41:00Z" w16du:dateUtc="2026-08-19T22:41:00Z">
              <w:rPr>
                <w:b/>
                <w:bCs/>
                <w:i/>
                <w:color w:val="595959"/>
              </w:rPr>
            </w:rPrChange>
          </w:rPr>
          <w:t>Use</w:t>
        </w:r>
        <w:proofErr w:type="spellEnd"/>
        <w:r w:rsidRPr="00281062">
          <w:rPr>
            <w:rFonts w:cs="Times New Roman"/>
            <w:b/>
            <w:bCs/>
            <w:color w:val="auto"/>
            <w:rPrChange w:id="1361" w:author="Мария Савина" w:date="2026-08-20T00:41:00Z" w16du:dateUtc="2026-08-19T22:41:00Z">
              <w:rPr>
                <w:b/>
                <w:bCs/>
                <w:i/>
                <w:color w:val="595959"/>
              </w:rPr>
            </w:rPrChange>
          </w:rPr>
          <w:t xml:space="preserve"> Case 3: Отслеживание статуса заказа</w:t>
        </w:r>
      </w:ins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70"/>
        <w:gridCol w:w="4670"/>
      </w:tblGrid>
      <w:tr w:rsidR="007F7411" w:rsidRPr="00281062" w14:paraId="04D2175E" w14:textId="77777777" w:rsidTr="003D2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  <w:ins w:id="1362" w:author="Мария Савина" w:date="2026-08-19T16:22:00Z" w16du:dateUtc="2026-08-19T14:22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41E015" w14:textId="77777777" w:rsidR="007F7411" w:rsidRPr="00281062" w:rsidRDefault="007F7411" w:rsidP="003D278A">
            <w:pPr>
              <w:pStyle w:val="afa"/>
              <w:rPr>
                <w:ins w:id="1363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364" w:author="Мария Савина" w:date="2026-08-20T00:41:00Z" w16du:dateUtc="2026-08-19T22:41:00Z">
                  <w:rPr>
                    <w:ins w:id="1365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366" w:author="Мария Савина" w:date="2026-08-19T16:22:00Z" w16du:dateUtc="2026-08-19T14:22:00Z">
              <w:r w:rsidRPr="00281062">
                <w:rPr>
                  <w:rFonts w:ascii="Times New Roman" w:hAnsi="Times New Roman" w:cs="Times New Roman"/>
                  <w:color w:val="auto"/>
                  <w:rPrChange w:id="1367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Вариант использования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C3E806F" w14:textId="289BD42F" w:rsidR="007F7411" w:rsidRPr="00281062" w:rsidRDefault="00281062" w:rsidP="003D278A">
            <w:pPr>
              <w:pStyle w:val="afa"/>
              <w:rPr>
                <w:ins w:id="1368" w:author="Мария Савина" w:date="2026-08-19T16:22:00Z" w16du:dateUtc="2026-08-19T14:22:00Z"/>
                <w:rFonts w:ascii="Times New Roman" w:hAnsi="Times New Roman" w:cs="Times New Roman"/>
                <w:color w:val="auto"/>
                <w:sz w:val="24"/>
                <w:szCs w:val="24"/>
                <w:rPrChange w:id="1369" w:author="Мария Савина" w:date="2026-08-20T00:41:00Z" w16du:dateUtc="2026-08-19T22:41:00Z">
                  <w:rPr>
                    <w:ins w:id="1370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371" w:author="Мария Савина" w:date="2026-08-20T00:33:00Z">
              <w:r w:rsidRPr="00281062">
                <w:rPr>
                  <w:rFonts w:ascii="Times New Roman" w:hAnsi="Times New Roman" w:cs="Times New Roman"/>
                  <w:color w:val="auto"/>
                  <w:sz w:val="24"/>
                  <w:szCs w:val="24"/>
                  <w:rPrChange w:id="1372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Отслеживание статуса заказа</w:t>
              </w:r>
            </w:ins>
          </w:p>
        </w:tc>
      </w:tr>
      <w:tr w:rsidR="007F7411" w:rsidRPr="00281062" w14:paraId="53A885CE" w14:textId="77777777" w:rsidTr="003D2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  <w:ins w:id="1373" w:author="Мария Савина" w:date="2026-08-19T16:22:00Z" w16du:dateUtc="2026-08-19T14:22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D71A23" w14:textId="77777777" w:rsidR="007F7411" w:rsidRPr="00281062" w:rsidRDefault="007F7411" w:rsidP="003D278A">
            <w:pPr>
              <w:pStyle w:val="afa"/>
              <w:rPr>
                <w:ins w:id="1374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375" w:author="Мария Савина" w:date="2026-08-20T00:41:00Z" w16du:dateUtc="2026-08-19T22:41:00Z">
                  <w:rPr>
                    <w:ins w:id="1376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377" w:author="Мария Савина" w:date="2026-08-19T16:22:00Z" w16du:dateUtc="2026-08-19T14:22:00Z">
              <w:r w:rsidRPr="00281062">
                <w:rPr>
                  <w:rFonts w:ascii="Times New Roman" w:hAnsi="Times New Roman" w:cs="Times New Roman"/>
                  <w:color w:val="auto"/>
                  <w:rPrChange w:id="1378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Уровень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7AFEC" w14:textId="77777777" w:rsidR="00281062" w:rsidRPr="00281062" w:rsidRDefault="00281062" w:rsidP="00281062">
            <w:pPr>
              <w:spacing w:after="0" w:line="240" w:lineRule="auto"/>
              <w:rPr>
                <w:ins w:id="1379" w:author="Мария Савина" w:date="2026-08-20T00:34:00Z" w16du:dateUtc="2026-08-19T22:34:00Z"/>
                <w:rFonts w:cs="Times New Roman"/>
                <w:color w:val="auto"/>
                <w:rPrChange w:id="1380" w:author="Мария Савина" w:date="2026-08-20T00:41:00Z" w16du:dateUtc="2026-08-19T22:41:00Z">
                  <w:rPr>
                    <w:ins w:id="1381" w:author="Мария Савина" w:date="2026-08-20T00:34:00Z" w16du:dateUtc="2026-08-19T22:34:00Z"/>
                    <w:rFonts w:ascii="Segoe UI" w:hAnsi="Segoe UI" w:cs="Segoe UI"/>
                    <w:color w:val="0F1115"/>
                  </w:rPr>
                </w:rPrChange>
              </w:rPr>
            </w:pPr>
            <w:ins w:id="1382" w:author="Мария Савина" w:date="2026-08-20T00:34:00Z" w16du:dateUtc="2026-08-19T22:34:00Z">
              <w:r w:rsidRPr="00281062">
                <w:rPr>
                  <w:rFonts w:cs="Times New Roman"/>
                  <w:color w:val="auto"/>
                  <w:rPrChange w:id="1383" w:author="Мария Савина" w:date="2026-08-20T00:41:00Z" w16du:dateUtc="2026-08-19T22:41:00Z">
                    <w:rPr>
                      <w:rFonts w:ascii="Segoe UI" w:hAnsi="Segoe UI" w:cs="Segoe UI"/>
                      <w:color w:val="0F1115"/>
                    </w:rPr>
                  </w:rPrChange>
                </w:rPr>
                <w:br/>
                <w:t>Подфункции</w:t>
              </w:r>
            </w:ins>
          </w:p>
          <w:p w14:paraId="791271E6" w14:textId="16430FB7" w:rsidR="007F7411" w:rsidRPr="00281062" w:rsidRDefault="007F7411" w:rsidP="003D278A">
            <w:pPr>
              <w:pStyle w:val="afa"/>
              <w:rPr>
                <w:ins w:id="1384" w:author="Мария Савина" w:date="2026-08-19T16:22:00Z" w16du:dateUtc="2026-08-19T14:22:00Z"/>
                <w:rFonts w:ascii="Times New Roman" w:hAnsi="Times New Roman" w:cs="Times New Roman"/>
                <w:color w:val="auto"/>
                <w:sz w:val="24"/>
                <w:szCs w:val="24"/>
                <w:rPrChange w:id="1385" w:author="Мария Савина" w:date="2026-08-20T00:41:00Z" w16du:dateUtc="2026-08-19T22:41:00Z">
                  <w:rPr>
                    <w:ins w:id="1386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</w:p>
        </w:tc>
      </w:tr>
      <w:tr w:rsidR="007F7411" w:rsidRPr="00281062" w14:paraId="4088301F" w14:textId="77777777" w:rsidTr="003D2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/>
          <w:ins w:id="1387" w:author="Мария Савина" w:date="2026-08-19T16:22:00Z" w16du:dateUtc="2026-08-19T14:22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322166B" w14:textId="77777777" w:rsidR="007F7411" w:rsidRPr="00281062" w:rsidRDefault="007F7411" w:rsidP="003D278A">
            <w:pPr>
              <w:pStyle w:val="afa"/>
              <w:rPr>
                <w:ins w:id="1388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389" w:author="Мария Савина" w:date="2026-08-20T00:41:00Z" w16du:dateUtc="2026-08-19T22:41:00Z">
                  <w:rPr>
                    <w:ins w:id="1390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391" w:author="Мария Савина" w:date="2026-08-19T16:22:00Z" w16du:dateUtc="2026-08-19T14:22:00Z">
              <w:r w:rsidRPr="00281062">
                <w:rPr>
                  <w:rFonts w:ascii="Times New Roman" w:hAnsi="Times New Roman" w:cs="Times New Roman"/>
                  <w:color w:val="auto"/>
                  <w:rPrChange w:id="1392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Основной актор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DC2AD89" w14:textId="2ED279D5" w:rsidR="007F7411" w:rsidRPr="00281062" w:rsidRDefault="00281062" w:rsidP="003D278A">
            <w:pPr>
              <w:pStyle w:val="afa"/>
              <w:rPr>
                <w:ins w:id="1393" w:author="Мария Савина" w:date="2026-08-19T16:22:00Z" w16du:dateUtc="2026-08-19T14:22:00Z"/>
                <w:rFonts w:ascii="Times New Roman" w:hAnsi="Times New Roman" w:cs="Times New Roman"/>
                <w:color w:val="auto"/>
                <w:sz w:val="24"/>
                <w:szCs w:val="24"/>
                <w:rPrChange w:id="1394" w:author="Мария Савина" w:date="2026-08-20T00:41:00Z" w16du:dateUtc="2026-08-19T22:41:00Z">
                  <w:rPr>
                    <w:ins w:id="1395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396" w:author="Мария Савина" w:date="2026-08-20T00:34:00Z">
              <w:r w:rsidRPr="009C54E2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t>Клиент</w:t>
              </w:r>
            </w:ins>
          </w:p>
        </w:tc>
      </w:tr>
      <w:tr w:rsidR="007F7411" w:rsidRPr="00281062" w14:paraId="15E960B2" w14:textId="77777777" w:rsidTr="003D2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/>
          <w:ins w:id="1397" w:author="Мария Савина" w:date="2026-08-19T16:22:00Z" w16du:dateUtc="2026-08-19T14:22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AAED74" w14:textId="77777777" w:rsidR="007F7411" w:rsidRPr="00281062" w:rsidRDefault="007F7411" w:rsidP="003D278A">
            <w:pPr>
              <w:pStyle w:val="afa"/>
              <w:rPr>
                <w:ins w:id="1398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399" w:author="Мария Савина" w:date="2026-08-20T00:41:00Z" w16du:dateUtc="2026-08-19T22:41:00Z">
                  <w:rPr>
                    <w:ins w:id="1400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401" w:author="Мария Савина" w:date="2026-08-19T16:22:00Z" w16du:dateUtc="2026-08-19T14:22:00Z">
              <w:r w:rsidRPr="00281062">
                <w:rPr>
                  <w:rFonts w:ascii="Times New Roman" w:hAnsi="Times New Roman" w:cs="Times New Roman"/>
                  <w:color w:val="auto"/>
                  <w:rPrChange w:id="1402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Предусловие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644CF7" w14:textId="6B94C515" w:rsidR="007F7411" w:rsidRPr="00281062" w:rsidRDefault="00281062" w:rsidP="003D278A">
            <w:pPr>
              <w:pStyle w:val="afa"/>
              <w:rPr>
                <w:ins w:id="1403" w:author="Мария Савина" w:date="2026-08-19T16:22:00Z" w16du:dateUtc="2026-08-19T14:22:00Z"/>
                <w:rFonts w:ascii="Times New Roman" w:hAnsi="Times New Roman" w:cs="Times New Roman"/>
                <w:color w:val="auto"/>
                <w:sz w:val="24"/>
                <w:szCs w:val="24"/>
                <w:rPrChange w:id="1404" w:author="Мария Савина" w:date="2026-08-20T00:41:00Z" w16du:dateUtc="2026-08-19T22:41:00Z">
                  <w:rPr>
                    <w:ins w:id="1405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406" w:author="Мария Савина" w:date="2026-08-20T00:34:00Z">
              <w:r w:rsidRPr="009C54E2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t>Клиент авторизован в личном кабинете</w:t>
              </w:r>
            </w:ins>
          </w:p>
        </w:tc>
      </w:tr>
      <w:tr w:rsidR="007F7411" w:rsidRPr="00281062" w14:paraId="6F14A821" w14:textId="77777777" w:rsidTr="003D2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/>
          <w:ins w:id="1407" w:author="Мария Савина" w:date="2026-08-19T16:22:00Z" w16du:dateUtc="2026-08-19T14:22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2F52A6" w14:textId="77777777" w:rsidR="007F7411" w:rsidRPr="00281062" w:rsidRDefault="007F7411" w:rsidP="003D278A">
            <w:pPr>
              <w:pStyle w:val="afa"/>
              <w:rPr>
                <w:ins w:id="1408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409" w:author="Мария Савина" w:date="2026-08-20T00:41:00Z" w16du:dateUtc="2026-08-19T22:41:00Z">
                  <w:rPr>
                    <w:ins w:id="1410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411" w:author="Мария Савина" w:date="2026-08-19T16:22:00Z" w16du:dateUtc="2026-08-19T14:22:00Z">
              <w:r w:rsidRPr="00281062">
                <w:rPr>
                  <w:rFonts w:ascii="Times New Roman" w:hAnsi="Times New Roman" w:cs="Times New Roman"/>
                  <w:color w:val="auto"/>
                  <w:rPrChange w:id="1412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Описание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8276CE" w14:textId="56C6D272" w:rsidR="007F7411" w:rsidRPr="00281062" w:rsidRDefault="00281062" w:rsidP="003D278A">
            <w:pPr>
              <w:pStyle w:val="afa"/>
              <w:rPr>
                <w:ins w:id="1413" w:author="Мария Савина" w:date="2026-08-19T16:22:00Z" w16du:dateUtc="2026-08-19T14:22:00Z"/>
                <w:rFonts w:ascii="Times New Roman" w:hAnsi="Times New Roman" w:cs="Times New Roman"/>
                <w:color w:val="auto"/>
                <w:sz w:val="24"/>
                <w:szCs w:val="24"/>
                <w:rPrChange w:id="1414" w:author="Мария Савина" w:date="2026-08-20T00:41:00Z" w16du:dateUtc="2026-08-19T22:41:00Z">
                  <w:rPr>
                    <w:ins w:id="1415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416" w:author="Мария Савина" w:date="2026-08-20T00:34:00Z">
              <w:r w:rsidRPr="009C54E2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t>1. Клиент входит в личный кабинет</w:t>
              </w:r>
              <w:r w:rsidRPr="009C54E2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br/>
                <w:t>2. Переходит в раздел «Мои заказы»</w:t>
              </w:r>
              <w:r w:rsidRPr="009C54E2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br/>
                <w:t>3. Видит список всех заказов с их статусами</w:t>
              </w:r>
              <w:r w:rsidRPr="009C54E2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br/>
                <w:t>4. Нажимает «Подробнее» для просмотра деталей конкретного заказа</w:t>
              </w:r>
            </w:ins>
          </w:p>
        </w:tc>
      </w:tr>
      <w:tr w:rsidR="007F7411" w:rsidRPr="00281062" w14:paraId="645A3418" w14:textId="77777777" w:rsidTr="003D2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/>
          <w:ins w:id="1417" w:author="Мария Савина" w:date="2026-08-19T16:22:00Z" w16du:dateUtc="2026-08-19T14:22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82FE64" w14:textId="77777777" w:rsidR="007F7411" w:rsidRPr="00281062" w:rsidRDefault="007F7411" w:rsidP="003D278A">
            <w:pPr>
              <w:pStyle w:val="afa"/>
              <w:rPr>
                <w:ins w:id="1418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419" w:author="Мария Савина" w:date="2026-08-20T00:41:00Z" w16du:dateUtc="2026-08-19T22:41:00Z">
                  <w:rPr>
                    <w:ins w:id="1420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421" w:author="Мария Савина" w:date="2026-08-19T16:22:00Z" w16du:dateUtc="2026-08-19T14:22:00Z">
              <w:r w:rsidRPr="00281062">
                <w:rPr>
                  <w:rFonts w:ascii="Times New Roman" w:hAnsi="Times New Roman" w:cs="Times New Roman"/>
                  <w:color w:val="auto"/>
                  <w:rPrChange w:id="1422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Расширения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65F44E" w14:textId="585CBE9A" w:rsidR="007F7411" w:rsidRPr="00281062" w:rsidRDefault="00281062" w:rsidP="003D278A">
            <w:pPr>
              <w:pStyle w:val="afa"/>
              <w:rPr>
                <w:ins w:id="1423" w:author="Мария Савина" w:date="2026-08-19T16:22:00Z" w16du:dateUtc="2026-08-19T14:22:00Z"/>
                <w:rFonts w:ascii="Times New Roman" w:hAnsi="Times New Roman" w:cs="Times New Roman"/>
                <w:color w:val="auto"/>
                <w:sz w:val="24"/>
                <w:szCs w:val="24"/>
                <w:rPrChange w:id="1424" w:author="Мария Савина" w:date="2026-08-20T00:41:00Z" w16du:dateUtc="2026-08-19T22:41:00Z">
                  <w:rPr>
                    <w:ins w:id="1425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426" w:author="Мария Савина" w:date="2026-08-20T00:35:00Z" w16du:dateUtc="2026-08-19T22:35:00Z">
              <w:r w:rsidRPr="009C54E2">
                <w:rPr>
                  <w:rFonts w:ascii="Times New Roman" w:hAnsi="Times New Roman" w:cs="Times New Roman"/>
                  <w:color w:val="auto"/>
                  <w:sz w:val="24"/>
                  <w:szCs w:val="24"/>
                </w:rPr>
                <w:t xml:space="preserve"> </w:t>
              </w:r>
            </w:ins>
          </w:p>
        </w:tc>
      </w:tr>
    </w:tbl>
    <w:p w14:paraId="3CB2DB1E" w14:textId="77777777" w:rsidR="007F7411" w:rsidRPr="00281062" w:rsidRDefault="007F7411">
      <w:pPr>
        <w:shd w:val="clear" w:color="auto" w:fill="FFFFFF"/>
        <w:rPr>
          <w:ins w:id="1427" w:author="Мария Савина" w:date="2026-08-20T00:35:00Z" w16du:dateUtc="2026-08-19T22:35:00Z"/>
          <w:rFonts w:cs="Times New Roman"/>
          <w:bCs/>
          <w:color w:val="auto"/>
          <w:rPrChange w:id="1428" w:author="Мария Савина" w:date="2026-08-20T00:41:00Z" w16du:dateUtc="2026-08-19T22:41:00Z">
            <w:rPr>
              <w:ins w:id="1429" w:author="Мария Савина" w:date="2026-08-20T00:35:00Z" w16du:dateUtc="2026-08-19T22:35:00Z"/>
              <w:bCs/>
              <w:i/>
              <w:color w:val="595959"/>
            </w:rPr>
          </w:rPrChange>
        </w:rPr>
      </w:pPr>
    </w:p>
    <w:p w14:paraId="0323A7AD" w14:textId="1A50D7F9" w:rsidR="00281062" w:rsidRPr="00281062" w:rsidRDefault="00281062">
      <w:pPr>
        <w:shd w:val="clear" w:color="auto" w:fill="FFFFFF"/>
        <w:rPr>
          <w:ins w:id="1430" w:author="Мария Савина" w:date="2026-08-19T16:22:00Z" w16du:dateUtc="2026-08-19T14:22:00Z"/>
          <w:rFonts w:cs="Times New Roman"/>
          <w:bCs/>
          <w:color w:val="auto"/>
          <w:rPrChange w:id="1431" w:author="Мария Савина" w:date="2026-08-20T00:41:00Z" w16du:dateUtc="2026-08-19T22:41:00Z">
            <w:rPr>
              <w:ins w:id="1432" w:author="Мария Савина" w:date="2026-08-19T16:22:00Z" w16du:dateUtc="2026-08-19T14:22:00Z"/>
              <w:bCs/>
              <w:i/>
              <w:color w:val="595959"/>
            </w:rPr>
          </w:rPrChange>
        </w:rPr>
      </w:pPr>
      <w:proofErr w:type="spellStart"/>
      <w:ins w:id="1433" w:author="Мария Савина" w:date="2026-08-20T00:35:00Z">
        <w:r w:rsidRPr="00281062">
          <w:rPr>
            <w:rFonts w:cs="Times New Roman"/>
            <w:b/>
            <w:bCs/>
            <w:color w:val="auto"/>
            <w:rPrChange w:id="1434" w:author="Мария Савина" w:date="2026-08-20T00:41:00Z" w16du:dateUtc="2026-08-19T22:41:00Z">
              <w:rPr>
                <w:b/>
                <w:bCs/>
                <w:i/>
                <w:color w:val="595959"/>
              </w:rPr>
            </w:rPrChange>
          </w:rPr>
          <w:t>Use</w:t>
        </w:r>
        <w:proofErr w:type="spellEnd"/>
        <w:r w:rsidRPr="00281062">
          <w:rPr>
            <w:rFonts w:cs="Times New Roman"/>
            <w:b/>
            <w:bCs/>
            <w:color w:val="auto"/>
            <w:rPrChange w:id="1435" w:author="Мария Савина" w:date="2026-08-20T00:41:00Z" w16du:dateUtc="2026-08-19T22:41:00Z">
              <w:rPr>
                <w:b/>
                <w:bCs/>
                <w:i/>
                <w:color w:val="595959"/>
              </w:rPr>
            </w:rPrChange>
          </w:rPr>
          <w:t xml:space="preserve"> Case 4: Управление заказами </w:t>
        </w:r>
      </w:ins>
    </w:p>
    <w:tbl>
      <w:tblPr>
        <w:tblStyle w:val="TableNormal"/>
        <w:tblW w:w="934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4670"/>
        <w:gridCol w:w="4670"/>
      </w:tblGrid>
      <w:tr w:rsidR="007F7411" w:rsidRPr="00281062" w14:paraId="79DF72A8" w14:textId="77777777" w:rsidTr="003D2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  <w:ins w:id="1436" w:author="Мария Савина" w:date="2026-08-19T16:22:00Z" w16du:dateUtc="2026-08-19T14:22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8FDE77" w14:textId="77777777" w:rsidR="007F7411" w:rsidRPr="00281062" w:rsidRDefault="007F7411" w:rsidP="003D278A">
            <w:pPr>
              <w:pStyle w:val="afa"/>
              <w:rPr>
                <w:ins w:id="1437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438" w:author="Мария Савина" w:date="2026-08-20T00:41:00Z" w16du:dateUtc="2026-08-19T22:41:00Z">
                  <w:rPr>
                    <w:ins w:id="1439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440" w:author="Мария Савина" w:date="2026-08-19T16:22:00Z" w16du:dateUtc="2026-08-19T14:22:00Z">
              <w:r w:rsidRPr="00281062">
                <w:rPr>
                  <w:rFonts w:ascii="Times New Roman" w:hAnsi="Times New Roman" w:cs="Times New Roman"/>
                  <w:color w:val="auto"/>
                  <w:rPrChange w:id="1441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Вариант использования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564D47" w14:textId="40A6AADE" w:rsidR="007F7411" w:rsidRPr="00281062" w:rsidRDefault="00281062" w:rsidP="003D278A">
            <w:pPr>
              <w:pStyle w:val="afa"/>
              <w:rPr>
                <w:ins w:id="1442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443" w:author="Мария Савина" w:date="2026-08-20T00:41:00Z" w16du:dateUtc="2026-08-19T22:41:00Z">
                  <w:rPr>
                    <w:ins w:id="1444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445" w:author="Мария Савина" w:date="2026-08-20T00:35:00Z">
              <w:r w:rsidRPr="00281062">
                <w:rPr>
                  <w:rFonts w:ascii="Times New Roman" w:hAnsi="Times New Roman" w:cs="Times New Roman"/>
                  <w:color w:val="auto"/>
                  <w:rPrChange w:id="1446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Управление заказами</w:t>
              </w:r>
            </w:ins>
          </w:p>
        </w:tc>
      </w:tr>
      <w:tr w:rsidR="007F7411" w:rsidRPr="00281062" w14:paraId="7CF561E3" w14:textId="77777777" w:rsidTr="003D2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72"/>
          <w:ins w:id="1447" w:author="Мария Савина" w:date="2026-08-19T16:22:00Z" w16du:dateUtc="2026-08-19T14:22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C3E9D62" w14:textId="77777777" w:rsidR="007F7411" w:rsidRPr="00281062" w:rsidRDefault="007F7411" w:rsidP="003D278A">
            <w:pPr>
              <w:pStyle w:val="afa"/>
              <w:rPr>
                <w:ins w:id="1448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449" w:author="Мария Савина" w:date="2026-08-20T00:41:00Z" w16du:dateUtc="2026-08-19T22:41:00Z">
                  <w:rPr>
                    <w:ins w:id="1450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451" w:author="Мария Савина" w:date="2026-08-19T16:22:00Z" w16du:dateUtc="2026-08-19T14:22:00Z">
              <w:r w:rsidRPr="00281062">
                <w:rPr>
                  <w:rFonts w:ascii="Times New Roman" w:hAnsi="Times New Roman" w:cs="Times New Roman"/>
                  <w:color w:val="auto"/>
                  <w:rPrChange w:id="1452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Уровень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9285FF0" w14:textId="5984FE2D" w:rsidR="007F7411" w:rsidRPr="00281062" w:rsidRDefault="00281062" w:rsidP="003D278A">
            <w:pPr>
              <w:pStyle w:val="afa"/>
              <w:rPr>
                <w:ins w:id="1453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454" w:author="Мария Савина" w:date="2026-08-20T00:41:00Z" w16du:dateUtc="2026-08-19T22:41:00Z">
                  <w:rPr>
                    <w:ins w:id="1455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456" w:author="Мария Савина" w:date="2026-08-20T00:35:00Z">
              <w:r w:rsidRPr="00281062">
                <w:rPr>
                  <w:rFonts w:ascii="Times New Roman" w:hAnsi="Times New Roman" w:cs="Times New Roman"/>
                  <w:color w:val="auto"/>
                  <w:rPrChange w:id="1457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Цели пользователя</w:t>
              </w:r>
            </w:ins>
          </w:p>
        </w:tc>
      </w:tr>
      <w:tr w:rsidR="007F7411" w:rsidRPr="00281062" w14:paraId="688B2D31" w14:textId="77777777" w:rsidTr="003D2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/>
          <w:ins w:id="1458" w:author="Мария Савина" w:date="2026-08-19T16:22:00Z" w16du:dateUtc="2026-08-19T14:22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B92A4A" w14:textId="77777777" w:rsidR="007F7411" w:rsidRPr="00281062" w:rsidRDefault="007F7411" w:rsidP="003D278A">
            <w:pPr>
              <w:pStyle w:val="afa"/>
              <w:rPr>
                <w:ins w:id="1459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460" w:author="Мария Савина" w:date="2026-08-20T00:41:00Z" w16du:dateUtc="2026-08-19T22:41:00Z">
                  <w:rPr>
                    <w:ins w:id="1461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462" w:author="Мария Савина" w:date="2026-08-19T16:22:00Z" w16du:dateUtc="2026-08-19T14:22:00Z">
              <w:r w:rsidRPr="00281062">
                <w:rPr>
                  <w:rFonts w:ascii="Times New Roman" w:hAnsi="Times New Roman" w:cs="Times New Roman"/>
                  <w:color w:val="auto"/>
                  <w:rPrChange w:id="1463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Основной актор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983738" w14:textId="2C133F44" w:rsidR="007F7411" w:rsidRPr="00281062" w:rsidRDefault="00281062" w:rsidP="003D278A">
            <w:pPr>
              <w:pStyle w:val="afa"/>
              <w:rPr>
                <w:ins w:id="1464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465" w:author="Мария Савина" w:date="2026-08-20T00:41:00Z" w16du:dateUtc="2026-08-19T22:41:00Z">
                  <w:rPr>
                    <w:ins w:id="1466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467" w:author="Мария Савина" w:date="2026-08-20T00:35:00Z">
              <w:r w:rsidRPr="00281062">
                <w:rPr>
                  <w:rFonts w:ascii="Times New Roman" w:hAnsi="Times New Roman" w:cs="Times New Roman"/>
                  <w:color w:val="auto"/>
                  <w:rPrChange w:id="1468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Администратор</w:t>
              </w:r>
            </w:ins>
          </w:p>
        </w:tc>
      </w:tr>
      <w:tr w:rsidR="007F7411" w:rsidRPr="00281062" w14:paraId="6B9CF113" w14:textId="77777777" w:rsidTr="003D2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/>
          <w:ins w:id="1469" w:author="Мария Савина" w:date="2026-08-19T16:22:00Z" w16du:dateUtc="2026-08-19T14:22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51A670" w14:textId="77777777" w:rsidR="007F7411" w:rsidRPr="00281062" w:rsidRDefault="007F7411" w:rsidP="003D278A">
            <w:pPr>
              <w:pStyle w:val="afa"/>
              <w:rPr>
                <w:ins w:id="1470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471" w:author="Мария Савина" w:date="2026-08-20T00:41:00Z" w16du:dateUtc="2026-08-19T22:41:00Z">
                  <w:rPr>
                    <w:ins w:id="1472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473" w:author="Мария Савина" w:date="2026-08-19T16:22:00Z" w16du:dateUtc="2026-08-19T14:22:00Z">
              <w:r w:rsidRPr="00281062">
                <w:rPr>
                  <w:rFonts w:ascii="Times New Roman" w:hAnsi="Times New Roman" w:cs="Times New Roman"/>
                  <w:color w:val="auto"/>
                  <w:rPrChange w:id="1474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Предусловие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6AF745" w14:textId="0F7C8614" w:rsidR="007F7411" w:rsidRPr="00281062" w:rsidRDefault="00281062" w:rsidP="003D278A">
            <w:pPr>
              <w:pStyle w:val="afa"/>
              <w:rPr>
                <w:ins w:id="1475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476" w:author="Мария Савина" w:date="2026-08-20T00:41:00Z" w16du:dateUtc="2026-08-19T22:41:00Z">
                  <w:rPr>
                    <w:ins w:id="1477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478" w:author="Мария Савина" w:date="2026-08-20T00:36:00Z">
              <w:r w:rsidRPr="00281062">
                <w:rPr>
                  <w:rFonts w:ascii="Times New Roman" w:hAnsi="Times New Roman" w:cs="Times New Roman"/>
                  <w:color w:val="auto"/>
                  <w:rPrChange w:id="1479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Администратор авторизован в системе</w:t>
              </w:r>
            </w:ins>
          </w:p>
        </w:tc>
      </w:tr>
      <w:tr w:rsidR="007F7411" w:rsidRPr="00281062" w14:paraId="3C579512" w14:textId="77777777" w:rsidTr="003D2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91"/>
          <w:ins w:id="1480" w:author="Мария Савина" w:date="2026-08-19T16:22:00Z" w16du:dateUtc="2026-08-19T14:22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D94C07" w14:textId="77777777" w:rsidR="007F7411" w:rsidRPr="00281062" w:rsidRDefault="007F7411" w:rsidP="003D278A">
            <w:pPr>
              <w:pStyle w:val="afa"/>
              <w:rPr>
                <w:ins w:id="1481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482" w:author="Мария Савина" w:date="2026-08-20T00:41:00Z" w16du:dateUtc="2026-08-19T22:41:00Z">
                  <w:rPr>
                    <w:ins w:id="1483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484" w:author="Мария Савина" w:date="2026-08-19T16:22:00Z" w16du:dateUtc="2026-08-19T14:22:00Z">
              <w:r w:rsidRPr="00281062">
                <w:rPr>
                  <w:rFonts w:ascii="Times New Roman" w:hAnsi="Times New Roman" w:cs="Times New Roman"/>
                  <w:color w:val="auto"/>
                  <w:rPrChange w:id="1485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Описание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46988F" w14:textId="27E6E07D" w:rsidR="007F7411" w:rsidRPr="00281062" w:rsidRDefault="00281062" w:rsidP="003D278A">
            <w:pPr>
              <w:pStyle w:val="afa"/>
              <w:rPr>
                <w:ins w:id="1486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487" w:author="Мария Савина" w:date="2026-08-20T00:41:00Z" w16du:dateUtc="2026-08-19T22:41:00Z">
                  <w:rPr>
                    <w:ins w:id="1488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489" w:author="Мария Савина" w:date="2026-08-20T00:36:00Z">
              <w:r w:rsidRPr="00281062">
                <w:rPr>
                  <w:rFonts w:ascii="Times New Roman" w:hAnsi="Times New Roman" w:cs="Times New Roman"/>
                  <w:color w:val="auto"/>
                  <w:rPrChange w:id="1490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t>1. Администратор открывает раздел «Заказы»</w:t>
              </w:r>
              <w:r w:rsidRPr="00281062">
                <w:rPr>
                  <w:rFonts w:ascii="Times New Roman" w:hAnsi="Times New Roman" w:cs="Times New Roman"/>
                  <w:color w:val="auto"/>
                  <w:rPrChange w:id="1491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br/>
                <w:t>2. Видит список всех заказов с фильтрами по статусу</w:t>
              </w:r>
              <w:r w:rsidRPr="00281062">
                <w:rPr>
                  <w:rFonts w:ascii="Times New Roman" w:hAnsi="Times New Roman" w:cs="Times New Roman"/>
                  <w:color w:val="auto"/>
                  <w:rPrChange w:id="1492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br/>
                <w:t>3. Видит статус каждого заказа в реальном времени</w:t>
              </w:r>
              <w:r w:rsidRPr="00281062">
                <w:rPr>
                  <w:rFonts w:ascii="Times New Roman" w:hAnsi="Times New Roman" w:cs="Times New Roman"/>
                  <w:color w:val="auto"/>
                  <w:rPrChange w:id="1493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br/>
                <w:t>4. При необходимости может вручную подтвердить или отменить заказ</w:t>
              </w:r>
              <w:r w:rsidRPr="00281062">
                <w:rPr>
                  <w:rFonts w:ascii="Times New Roman" w:hAnsi="Times New Roman" w:cs="Times New Roman"/>
                  <w:color w:val="auto"/>
                  <w:rPrChange w:id="1494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br/>
              </w:r>
              <w:r w:rsidRPr="00281062">
                <w:rPr>
                  <w:rFonts w:ascii="Times New Roman" w:hAnsi="Times New Roman" w:cs="Times New Roman"/>
                  <w:color w:val="auto"/>
                  <w:rPrChange w:id="1495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lastRenderedPageBreak/>
                <w:t>5. В исключительных случаях (таймаут 24 часа) звонит клиенту</w:t>
              </w:r>
            </w:ins>
          </w:p>
        </w:tc>
      </w:tr>
      <w:tr w:rsidR="007F7411" w:rsidRPr="00281062" w14:paraId="4225EE06" w14:textId="77777777" w:rsidTr="003D278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52"/>
          <w:ins w:id="1496" w:author="Мария Савина" w:date="2026-08-19T16:22:00Z" w16du:dateUtc="2026-08-19T14:22:00Z"/>
        </w:trPr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DDDDD"/>
            <w:tcMar>
              <w:top w:w="0" w:type="dxa"/>
              <w:left w:w="0" w:type="dxa"/>
              <w:bottom w:w="0" w:type="dxa"/>
              <w:right w:w="0" w:type="dxa"/>
            </w:tcMar>
          </w:tcPr>
          <w:p w14:paraId="06FE9568" w14:textId="77777777" w:rsidR="007F7411" w:rsidRPr="00281062" w:rsidRDefault="007F7411" w:rsidP="003D278A">
            <w:pPr>
              <w:pStyle w:val="afa"/>
              <w:rPr>
                <w:ins w:id="1497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498" w:author="Мария Савина" w:date="2026-08-20T00:41:00Z" w16du:dateUtc="2026-08-19T22:41:00Z">
                  <w:rPr>
                    <w:ins w:id="1499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  <w:ins w:id="1500" w:author="Мария Савина" w:date="2026-08-19T16:22:00Z" w16du:dateUtc="2026-08-19T14:22:00Z">
              <w:r w:rsidRPr="00281062">
                <w:rPr>
                  <w:rFonts w:ascii="Times New Roman" w:hAnsi="Times New Roman" w:cs="Times New Roman"/>
                  <w:color w:val="auto"/>
                  <w:rPrChange w:id="1501" w:author="Мария Савина" w:date="2026-08-20T00:41:00Z" w16du:dateUtc="2026-08-19T22:41:00Z">
                    <w:rPr>
                      <w:rFonts w:ascii="Times New Roman" w:hAnsi="Times New Roman"/>
                      <w:color w:val="535353" w:themeColor="background2"/>
                    </w:rPr>
                  </w:rPrChange>
                </w:rPr>
                <w:lastRenderedPageBreak/>
                <w:t>Расширения</w:t>
              </w:r>
            </w:ins>
          </w:p>
        </w:tc>
        <w:tc>
          <w:tcPr>
            <w:tcW w:w="467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B65D4B" w14:textId="6ABE0004" w:rsidR="007F7411" w:rsidRPr="00281062" w:rsidRDefault="007F7411" w:rsidP="003D278A">
            <w:pPr>
              <w:pStyle w:val="afa"/>
              <w:rPr>
                <w:ins w:id="1502" w:author="Мария Савина" w:date="2026-08-19T16:22:00Z" w16du:dateUtc="2026-08-19T14:22:00Z"/>
                <w:rFonts w:ascii="Times New Roman" w:hAnsi="Times New Roman" w:cs="Times New Roman"/>
                <w:color w:val="auto"/>
                <w:rPrChange w:id="1503" w:author="Мария Савина" w:date="2026-08-20T00:41:00Z" w16du:dateUtc="2026-08-19T22:41:00Z">
                  <w:rPr>
                    <w:ins w:id="1504" w:author="Мария Савина" w:date="2026-08-19T16:22:00Z" w16du:dateUtc="2026-08-19T14:22:00Z"/>
                    <w:color w:val="535353" w:themeColor="background2"/>
                  </w:rPr>
                </w:rPrChange>
              </w:rPr>
            </w:pPr>
          </w:p>
        </w:tc>
      </w:tr>
    </w:tbl>
    <w:p w14:paraId="6572C6F5" w14:textId="77777777" w:rsidR="007F7411" w:rsidRPr="00281062" w:rsidRDefault="007F7411">
      <w:pPr>
        <w:shd w:val="clear" w:color="auto" w:fill="FFFFFF"/>
        <w:rPr>
          <w:rFonts w:cs="Times New Roman"/>
          <w:bCs/>
          <w:color w:val="auto"/>
          <w:rPrChange w:id="1505" w:author="Мария Савина" w:date="2026-08-20T00:41:00Z" w16du:dateUtc="2026-08-19T22:41:00Z">
            <w:rPr>
              <w:bCs/>
              <w:i/>
              <w:color w:val="595959"/>
            </w:rPr>
          </w:rPrChange>
        </w:rPr>
      </w:pPr>
    </w:p>
    <w:p w14:paraId="66E29048" w14:textId="77777777" w:rsidR="009A0F1B" w:rsidRPr="00281062" w:rsidRDefault="009A0F1B">
      <w:pPr>
        <w:shd w:val="clear" w:color="auto" w:fill="FFFFFF"/>
        <w:rPr>
          <w:rFonts w:cs="Times New Roman"/>
          <w:color w:val="auto"/>
          <w:rPrChange w:id="1506" w:author="Мария Савина" w:date="2026-08-20T00:41:00Z" w16du:dateUtc="2026-08-19T22:41:00Z">
            <w:rPr>
              <w:i/>
              <w:iCs/>
              <w:color w:val="595959"/>
            </w:rPr>
          </w:rPrChange>
        </w:rPr>
      </w:pPr>
    </w:p>
    <w:p w14:paraId="1CC604EE" w14:textId="77777777" w:rsidR="009A0F1B" w:rsidRPr="00281062" w:rsidRDefault="00000000">
      <w:pPr>
        <w:spacing w:before="280" w:after="280" w:line="240" w:lineRule="auto"/>
        <w:rPr>
          <w:rFonts w:cs="Times New Roman"/>
          <w:b/>
          <w:bCs/>
          <w:color w:val="auto"/>
          <w:sz w:val="48"/>
          <w:szCs w:val="48"/>
          <w:rPrChange w:id="1507" w:author="Мария Савина" w:date="2026-08-20T00:41:00Z" w16du:dateUtc="2026-08-19T22:41:00Z">
            <w:rPr>
              <w:b/>
              <w:bCs/>
              <w:sz w:val="48"/>
              <w:szCs w:val="48"/>
            </w:rPr>
          </w:rPrChange>
        </w:rPr>
      </w:pPr>
      <w:bookmarkStart w:id="1508" w:name="_d34og8"/>
      <w:bookmarkEnd w:id="1508"/>
      <w:r w:rsidRPr="00281062">
        <w:rPr>
          <w:rFonts w:cs="Times New Roman"/>
          <w:b/>
          <w:bCs/>
          <w:color w:val="auto"/>
          <w:sz w:val="48"/>
          <w:szCs w:val="48"/>
          <w:rPrChange w:id="1509" w:author="Мария Савина" w:date="2026-08-20T00:41:00Z" w16du:dateUtc="2026-08-19T22:41:00Z">
            <w:rPr>
              <w:b/>
              <w:bCs/>
              <w:sz w:val="48"/>
              <w:szCs w:val="48"/>
            </w:rPr>
          </w:rPrChange>
        </w:rPr>
        <w:t>Описание архитектуры решения и дизайна</w:t>
      </w:r>
    </w:p>
    <w:p w14:paraId="0CA1C679" w14:textId="77777777" w:rsidR="00CB585B" w:rsidRPr="00281062" w:rsidRDefault="00CB585B" w:rsidP="00CB585B">
      <w:pPr>
        <w:spacing w:before="280" w:after="280" w:line="240" w:lineRule="auto"/>
        <w:rPr>
          <w:ins w:id="1510" w:author="Мария Савина" w:date="2026-08-20T00:19:00Z"/>
          <w:rFonts w:cs="Times New Roman"/>
          <w:color w:val="auto"/>
          <w:rPrChange w:id="1511" w:author="Мария Савина" w:date="2026-08-20T00:41:00Z" w16du:dateUtc="2026-08-19T22:41:00Z">
            <w:rPr>
              <w:ins w:id="1512" w:author="Мария Савина" w:date="2026-08-20T00:19:00Z"/>
              <w:i/>
              <w:iCs/>
              <w:color w:val="595959"/>
            </w:rPr>
          </w:rPrChange>
        </w:rPr>
      </w:pPr>
      <w:ins w:id="1513" w:author="Мария Савина" w:date="2026-08-20T00:19:00Z">
        <w:r w:rsidRPr="00281062">
          <w:rPr>
            <w:rFonts w:cs="Times New Roman"/>
            <w:b/>
            <w:bCs/>
            <w:color w:val="auto"/>
            <w:rPrChange w:id="1514" w:author="Мария Савина" w:date="2026-08-20T00:41:00Z" w16du:dateUtc="2026-08-19T22:41:00Z">
              <w:rPr>
                <w:b/>
                <w:bCs/>
                <w:i/>
                <w:iCs/>
                <w:color w:val="595959"/>
              </w:rPr>
            </w:rPrChange>
          </w:rPr>
          <w:t>Концепция решения</w:t>
        </w:r>
      </w:ins>
    </w:p>
    <w:p w14:paraId="3547B712" w14:textId="77777777" w:rsidR="00CB585B" w:rsidRPr="00281062" w:rsidRDefault="00CB585B" w:rsidP="00CB585B">
      <w:pPr>
        <w:spacing w:before="280" w:after="280" w:line="240" w:lineRule="auto"/>
        <w:rPr>
          <w:ins w:id="1515" w:author="Мария Савина" w:date="2026-08-20T00:19:00Z"/>
          <w:rFonts w:cs="Times New Roman"/>
          <w:color w:val="auto"/>
          <w:rPrChange w:id="1516" w:author="Мария Савина" w:date="2026-08-20T00:41:00Z" w16du:dateUtc="2026-08-19T22:41:00Z">
            <w:rPr>
              <w:ins w:id="1517" w:author="Мария Савина" w:date="2026-08-20T00:19:00Z"/>
              <w:i/>
              <w:iCs/>
              <w:color w:val="595959"/>
            </w:rPr>
          </w:rPrChange>
        </w:rPr>
      </w:pPr>
      <w:ins w:id="1518" w:author="Мария Савина" w:date="2026-08-20T00:19:00Z">
        <w:r w:rsidRPr="00281062">
          <w:rPr>
            <w:rFonts w:cs="Times New Roman"/>
            <w:color w:val="auto"/>
            <w:rPrChange w:id="1519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t>Для устранения выявленных проблем предлагается внедрить следующие изменения:</w:t>
        </w:r>
      </w:ins>
    </w:p>
    <w:p w14:paraId="1B470056" w14:textId="77777777" w:rsidR="00CB585B" w:rsidRPr="00281062" w:rsidRDefault="00CB585B" w:rsidP="00CB585B">
      <w:pPr>
        <w:spacing w:before="280" w:after="280" w:line="240" w:lineRule="auto"/>
        <w:rPr>
          <w:ins w:id="1520" w:author="Мария Савина" w:date="2026-08-20T00:19:00Z"/>
          <w:rFonts w:cs="Times New Roman"/>
          <w:color w:val="auto"/>
          <w:rPrChange w:id="1521" w:author="Мария Савина" w:date="2026-08-20T00:41:00Z" w16du:dateUtc="2026-08-19T22:41:00Z">
            <w:rPr>
              <w:ins w:id="1522" w:author="Мария Савина" w:date="2026-08-20T00:19:00Z"/>
              <w:i/>
              <w:iCs/>
              <w:color w:val="595959"/>
            </w:rPr>
          </w:rPrChange>
        </w:rPr>
      </w:pPr>
      <w:ins w:id="1523" w:author="Мария Савина" w:date="2026-08-20T00:19:00Z">
        <w:r w:rsidRPr="00281062">
          <w:rPr>
            <w:rFonts w:cs="Times New Roman"/>
            <w:b/>
            <w:bCs/>
            <w:color w:val="auto"/>
            <w:rPrChange w:id="1524" w:author="Мария Савина" w:date="2026-08-20T00:41:00Z" w16du:dateUtc="2026-08-19T22:41:00Z">
              <w:rPr>
                <w:b/>
                <w:bCs/>
                <w:i/>
                <w:iCs/>
                <w:color w:val="595959"/>
              </w:rPr>
            </w:rPrChange>
          </w:rPr>
          <w:t>1. Интеграция сайта со складской учётной системой</w:t>
        </w:r>
      </w:ins>
    </w:p>
    <w:p w14:paraId="0DE4B212" w14:textId="77777777" w:rsidR="00CB585B" w:rsidRPr="00281062" w:rsidRDefault="00CB585B" w:rsidP="00CB585B">
      <w:pPr>
        <w:numPr>
          <w:ilvl w:val="0"/>
          <w:numId w:val="16"/>
        </w:numPr>
        <w:spacing w:before="280" w:after="280" w:line="240" w:lineRule="auto"/>
        <w:rPr>
          <w:ins w:id="1525" w:author="Мария Савина" w:date="2026-08-20T00:19:00Z"/>
          <w:rFonts w:cs="Times New Roman"/>
          <w:color w:val="auto"/>
          <w:rPrChange w:id="1526" w:author="Мария Савина" w:date="2026-08-20T00:41:00Z" w16du:dateUtc="2026-08-19T22:41:00Z">
            <w:rPr>
              <w:ins w:id="1527" w:author="Мария Савина" w:date="2026-08-20T00:19:00Z"/>
              <w:i/>
              <w:iCs/>
              <w:color w:val="595959"/>
            </w:rPr>
          </w:rPrChange>
        </w:rPr>
      </w:pPr>
      <w:ins w:id="1528" w:author="Мария Савина" w:date="2026-08-20T00:19:00Z">
        <w:r w:rsidRPr="00281062">
          <w:rPr>
            <w:rFonts w:cs="Times New Roman"/>
            <w:color w:val="auto"/>
            <w:rPrChange w:id="1529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t>Сайт через API получает данные о реальных остатках товаров</w:t>
        </w:r>
      </w:ins>
    </w:p>
    <w:p w14:paraId="19901350" w14:textId="77777777" w:rsidR="00CB585B" w:rsidRPr="00281062" w:rsidRDefault="00CB585B" w:rsidP="00CB585B">
      <w:pPr>
        <w:numPr>
          <w:ilvl w:val="0"/>
          <w:numId w:val="16"/>
        </w:numPr>
        <w:spacing w:before="280" w:after="280" w:line="240" w:lineRule="auto"/>
        <w:rPr>
          <w:ins w:id="1530" w:author="Мария Савина" w:date="2026-08-20T00:19:00Z"/>
          <w:rFonts w:cs="Times New Roman"/>
          <w:color w:val="auto"/>
          <w:rPrChange w:id="1531" w:author="Мария Савина" w:date="2026-08-20T00:41:00Z" w16du:dateUtc="2026-08-19T22:41:00Z">
            <w:rPr>
              <w:ins w:id="1532" w:author="Мария Савина" w:date="2026-08-20T00:19:00Z"/>
              <w:i/>
              <w:iCs/>
              <w:color w:val="595959"/>
            </w:rPr>
          </w:rPrChange>
        </w:rPr>
      </w:pPr>
      <w:ins w:id="1533" w:author="Мария Савина" w:date="2026-08-20T00:19:00Z">
        <w:r w:rsidRPr="00281062">
          <w:rPr>
            <w:rFonts w:cs="Times New Roman"/>
            <w:color w:val="auto"/>
            <w:rPrChange w:id="1534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t>На карточке товара отображается актуальное количество на складе</w:t>
        </w:r>
      </w:ins>
    </w:p>
    <w:p w14:paraId="4741B56F" w14:textId="77777777" w:rsidR="00CB585B" w:rsidRPr="00281062" w:rsidRDefault="00CB585B" w:rsidP="00CB585B">
      <w:pPr>
        <w:spacing w:before="280" w:after="280" w:line="240" w:lineRule="auto"/>
        <w:rPr>
          <w:ins w:id="1535" w:author="Мария Савина" w:date="2026-08-20T00:19:00Z"/>
          <w:rFonts w:cs="Times New Roman"/>
          <w:color w:val="auto"/>
          <w:rPrChange w:id="1536" w:author="Мария Савина" w:date="2026-08-20T00:41:00Z" w16du:dateUtc="2026-08-19T22:41:00Z">
            <w:rPr>
              <w:ins w:id="1537" w:author="Мария Савина" w:date="2026-08-20T00:19:00Z"/>
              <w:i/>
              <w:iCs/>
              <w:color w:val="595959"/>
            </w:rPr>
          </w:rPrChange>
        </w:rPr>
      </w:pPr>
      <w:ins w:id="1538" w:author="Мария Савина" w:date="2026-08-20T00:19:00Z">
        <w:r w:rsidRPr="00281062">
          <w:rPr>
            <w:rFonts w:cs="Times New Roman"/>
            <w:b/>
            <w:bCs/>
            <w:color w:val="auto"/>
            <w:rPrChange w:id="1539" w:author="Мария Савина" w:date="2026-08-20T00:41:00Z" w16du:dateUtc="2026-08-19T22:41:00Z">
              <w:rPr>
                <w:b/>
                <w:bCs/>
                <w:i/>
                <w:iCs/>
                <w:color w:val="595959"/>
              </w:rPr>
            </w:rPrChange>
          </w:rPr>
          <w:t>2. Автоматические уведомления (SMS/</w:t>
        </w:r>
        <w:proofErr w:type="spellStart"/>
        <w:r w:rsidRPr="00281062">
          <w:rPr>
            <w:rFonts w:cs="Times New Roman"/>
            <w:b/>
            <w:bCs/>
            <w:color w:val="auto"/>
            <w:rPrChange w:id="1540" w:author="Мария Савина" w:date="2026-08-20T00:41:00Z" w16du:dateUtc="2026-08-19T22:41:00Z">
              <w:rPr>
                <w:b/>
                <w:bCs/>
                <w:i/>
                <w:iCs/>
                <w:color w:val="595959"/>
              </w:rPr>
            </w:rPrChange>
          </w:rPr>
          <w:t>email</w:t>
        </w:r>
        <w:proofErr w:type="spellEnd"/>
        <w:r w:rsidRPr="00281062">
          <w:rPr>
            <w:rFonts w:cs="Times New Roman"/>
            <w:b/>
            <w:bCs/>
            <w:color w:val="auto"/>
            <w:rPrChange w:id="1541" w:author="Мария Савина" w:date="2026-08-20T00:41:00Z" w16du:dateUtc="2026-08-19T22:41:00Z">
              <w:rPr>
                <w:b/>
                <w:bCs/>
                <w:i/>
                <w:iCs/>
                <w:color w:val="595959"/>
              </w:rPr>
            </w:rPrChange>
          </w:rPr>
          <w:t>)</w:t>
        </w:r>
      </w:ins>
    </w:p>
    <w:p w14:paraId="3EDA4734" w14:textId="77777777" w:rsidR="00CB585B" w:rsidRPr="00281062" w:rsidRDefault="00CB585B" w:rsidP="00CB585B">
      <w:pPr>
        <w:numPr>
          <w:ilvl w:val="0"/>
          <w:numId w:val="17"/>
        </w:numPr>
        <w:spacing w:before="280" w:after="280" w:line="240" w:lineRule="auto"/>
        <w:rPr>
          <w:ins w:id="1542" w:author="Мария Савина" w:date="2026-08-20T00:19:00Z"/>
          <w:rFonts w:cs="Times New Roman"/>
          <w:color w:val="auto"/>
          <w:rPrChange w:id="1543" w:author="Мария Савина" w:date="2026-08-20T00:41:00Z" w16du:dateUtc="2026-08-19T22:41:00Z">
            <w:rPr>
              <w:ins w:id="1544" w:author="Мария Савина" w:date="2026-08-20T00:19:00Z"/>
              <w:i/>
              <w:iCs/>
              <w:color w:val="595959"/>
            </w:rPr>
          </w:rPrChange>
        </w:rPr>
      </w:pPr>
      <w:ins w:id="1545" w:author="Мария Савина" w:date="2026-08-20T00:19:00Z">
        <w:r w:rsidRPr="00281062">
          <w:rPr>
            <w:rFonts w:cs="Times New Roman"/>
            <w:color w:val="auto"/>
            <w:rPrChange w:id="1546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t>На каждом этапе обработки заказа клиент получает уведомление</w:t>
        </w:r>
      </w:ins>
    </w:p>
    <w:p w14:paraId="56EA7499" w14:textId="77777777" w:rsidR="00CB585B" w:rsidRPr="00281062" w:rsidRDefault="00CB585B" w:rsidP="00CB585B">
      <w:pPr>
        <w:numPr>
          <w:ilvl w:val="0"/>
          <w:numId w:val="17"/>
        </w:numPr>
        <w:spacing w:before="280" w:after="280" w:line="240" w:lineRule="auto"/>
        <w:rPr>
          <w:ins w:id="1547" w:author="Мария Савина" w:date="2026-08-20T00:19:00Z"/>
          <w:rFonts w:cs="Times New Roman"/>
          <w:color w:val="auto"/>
          <w:rPrChange w:id="1548" w:author="Мария Савина" w:date="2026-08-20T00:41:00Z" w16du:dateUtc="2026-08-19T22:41:00Z">
            <w:rPr>
              <w:ins w:id="1549" w:author="Мария Савина" w:date="2026-08-20T00:19:00Z"/>
              <w:i/>
              <w:iCs/>
              <w:color w:val="595959"/>
            </w:rPr>
          </w:rPrChange>
        </w:rPr>
      </w:pPr>
      <w:ins w:id="1550" w:author="Мария Савина" w:date="2026-08-20T00:19:00Z">
        <w:r w:rsidRPr="00281062">
          <w:rPr>
            <w:rFonts w:cs="Times New Roman"/>
            <w:color w:val="auto"/>
            <w:rPrChange w:id="1551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t>Уведомление содержит ссылку для подтверждения заказа</w:t>
        </w:r>
      </w:ins>
    </w:p>
    <w:p w14:paraId="7B880232" w14:textId="77777777" w:rsidR="00CB585B" w:rsidRPr="00281062" w:rsidRDefault="00CB585B" w:rsidP="00CB585B">
      <w:pPr>
        <w:spacing w:before="280" w:after="280" w:line="240" w:lineRule="auto"/>
        <w:rPr>
          <w:ins w:id="1552" w:author="Мария Савина" w:date="2026-08-20T00:19:00Z"/>
          <w:rFonts w:cs="Times New Roman"/>
          <w:color w:val="auto"/>
          <w:rPrChange w:id="1553" w:author="Мария Савина" w:date="2026-08-20T00:41:00Z" w16du:dateUtc="2026-08-19T22:41:00Z">
            <w:rPr>
              <w:ins w:id="1554" w:author="Мария Савина" w:date="2026-08-20T00:19:00Z"/>
              <w:i/>
              <w:iCs/>
              <w:color w:val="595959"/>
            </w:rPr>
          </w:rPrChange>
        </w:rPr>
      </w:pPr>
      <w:ins w:id="1555" w:author="Мария Савина" w:date="2026-08-20T00:19:00Z">
        <w:r w:rsidRPr="00281062">
          <w:rPr>
            <w:rFonts w:cs="Times New Roman"/>
            <w:b/>
            <w:bCs/>
            <w:color w:val="auto"/>
            <w:rPrChange w:id="1556" w:author="Мария Савина" w:date="2026-08-20T00:41:00Z" w16du:dateUtc="2026-08-19T22:41:00Z">
              <w:rPr>
                <w:b/>
                <w:bCs/>
                <w:i/>
                <w:iCs/>
                <w:color w:val="595959"/>
              </w:rPr>
            </w:rPrChange>
          </w:rPr>
          <w:t>3. Личный кабинет клиента</w:t>
        </w:r>
      </w:ins>
    </w:p>
    <w:p w14:paraId="2BC93898" w14:textId="77777777" w:rsidR="00CB585B" w:rsidRPr="00281062" w:rsidRDefault="00CB585B" w:rsidP="00CB585B">
      <w:pPr>
        <w:numPr>
          <w:ilvl w:val="0"/>
          <w:numId w:val="18"/>
        </w:numPr>
        <w:spacing w:before="280" w:after="280" w:line="240" w:lineRule="auto"/>
        <w:rPr>
          <w:ins w:id="1557" w:author="Мария Савина" w:date="2026-08-20T00:19:00Z"/>
          <w:rFonts w:cs="Times New Roman"/>
          <w:color w:val="auto"/>
          <w:rPrChange w:id="1558" w:author="Мария Савина" w:date="2026-08-20T00:41:00Z" w16du:dateUtc="2026-08-19T22:41:00Z">
            <w:rPr>
              <w:ins w:id="1559" w:author="Мария Савина" w:date="2026-08-20T00:19:00Z"/>
              <w:i/>
              <w:iCs/>
              <w:color w:val="595959"/>
            </w:rPr>
          </w:rPrChange>
        </w:rPr>
      </w:pPr>
      <w:ins w:id="1560" w:author="Мария Савина" w:date="2026-08-20T00:19:00Z">
        <w:r w:rsidRPr="00281062">
          <w:rPr>
            <w:rFonts w:cs="Times New Roman"/>
            <w:color w:val="auto"/>
            <w:rPrChange w:id="1561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t>История всех заказов с детализацией</w:t>
        </w:r>
      </w:ins>
    </w:p>
    <w:p w14:paraId="618CDF95" w14:textId="77777777" w:rsidR="00CB585B" w:rsidRPr="00281062" w:rsidRDefault="00CB585B" w:rsidP="00CB585B">
      <w:pPr>
        <w:numPr>
          <w:ilvl w:val="0"/>
          <w:numId w:val="18"/>
        </w:numPr>
        <w:spacing w:before="280" w:after="280" w:line="240" w:lineRule="auto"/>
        <w:rPr>
          <w:ins w:id="1562" w:author="Мария Савина" w:date="2026-08-20T00:19:00Z"/>
          <w:rFonts w:cs="Times New Roman"/>
          <w:color w:val="auto"/>
          <w:rPrChange w:id="1563" w:author="Мария Савина" w:date="2026-08-20T00:41:00Z" w16du:dateUtc="2026-08-19T22:41:00Z">
            <w:rPr>
              <w:ins w:id="1564" w:author="Мария Савина" w:date="2026-08-20T00:19:00Z"/>
              <w:i/>
              <w:iCs/>
              <w:color w:val="595959"/>
            </w:rPr>
          </w:rPrChange>
        </w:rPr>
      </w:pPr>
      <w:ins w:id="1565" w:author="Мария Савина" w:date="2026-08-20T00:19:00Z">
        <w:r w:rsidRPr="00281062">
          <w:rPr>
            <w:rFonts w:cs="Times New Roman"/>
            <w:color w:val="auto"/>
            <w:rPrChange w:id="1566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t>Избранные товары</w:t>
        </w:r>
      </w:ins>
    </w:p>
    <w:p w14:paraId="746A3217" w14:textId="77777777" w:rsidR="00CB585B" w:rsidRPr="00281062" w:rsidRDefault="00CB585B" w:rsidP="00CB585B">
      <w:pPr>
        <w:numPr>
          <w:ilvl w:val="0"/>
          <w:numId w:val="18"/>
        </w:numPr>
        <w:spacing w:before="280" w:after="280" w:line="240" w:lineRule="auto"/>
        <w:rPr>
          <w:ins w:id="1567" w:author="Мария Савина" w:date="2026-08-20T00:19:00Z"/>
          <w:rFonts w:cs="Times New Roman"/>
          <w:color w:val="auto"/>
          <w:rPrChange w:id="1568" w:author="Мария Савина" w:date="2026-08-20T00:41:00Z" w16du:dateUtc="2026-08-19T22:41:00Z">
            <w:rPr>
              <w:ins w:id="1569" w:author="Мария Савина" w:date="2026-08-20T00:19:00Z"/>
              <w:i/>
              <w:iCs/>
              <w:color w:val="595959"/>
            </w:rPr>
          </w:rPrChange>
        </w:rPr>
      </w:pPr>
      <w:ins w:id="1570" w:author="Мария Савина" w:date="2026-08-20T00:19:00Z">
        <w:r w:rsidRPr="00281062">
          <w:rPr>
            <w:rFonts w:cs="Times New Roman"/>
            <w:color w:val="auto"/>
            <w:rPrChange w:id="1571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t>Автозаполнение данных при оформлении заказа</w:t>
        </w:r>
      </w:ins>
    </w:p>
    <w:p w14:paraId="291089D4" w14:textId="77777777" w:rsidR="00CB585B" w:rsidRPr="00281062" w:rsidRDefault="00CB585B" w:rsidP="00CB585B">
      <w:pPr>
        <w:numPr>
          <w:ilvl w:val="0"/>
          <w:numId w:val="18"/>
        </w:numPr>
        <w:spacing w:before="280" w:after="280" w:line="240" w:lineRule="auto"/>
        <w:rPr>
          <w:ins w:id="1572" w:author="Мария Савина" w:date="2026-08-20T00:19:00Z"/>
          <w:rFonts w:cs="Times New Roman"/>
          <w:color w:val="auto"/>
          <w:rPrChange w:id="1573" w:author="Мария Савина" w:date="2026-08-20T00:41:00Z" w16du:dateUtc="2026-08-19T22:41:00Z">
            <w:rPr>
              <w:ins w:id="1574" w:author="Мария Савина" w:date="2026-08-20T00:19:00Z"/>
              <w:i/>
              <w:iCs/>
              <w:color w:val="595959"/>
            </w:rPr>
          </w:rPrChange>
        </w:rPr>
      </w:pPr>
      <w:ins w:id="1575" w:author="Мария Савина" w:date="2026-08-20T00:19:00Z">
        <w:r w:rsidRPr="00281062">
          <w:rPr>
            <w:rFonts w:cs="Times New Roman"/>
            <w:color w:val="auto"/>
            <w:rPrChange w:id="1576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t>Повтор заказа в один клик</w:t>
        </w:r>
      </w:ins>
    </w:p>
    <w:p w14:paraId="7A844C06" w14:textId="77777777" w:rsidR="00CB585B" w:rsidRPr="00281062" w:rsidRDefault="00CB585B" w:rsidP="00CB585B">
      <w:pPr>
        <w:numPr>
          <w:ilvl w:val="0"/>
          <w:numId w:val="18"/>
        </w:numPr>
        <w:spacing w:before="280" w:after="280" w:line="240" w:lineRule="auto"/>
        <w:rPr>
          <w:ins w:id="1577" w:author="Мария Савина" w:date="2026-08-20T00:19:00Z"/>
          <w:rFonts w:cs="Times New Roman"/>
          <w:color w:val="auto"/>
          <w:rPrChange w:id="1578" w:author="Мария Савина" w:date="2026-08-20T00:41:00Z" w16du:dateUtc="2026-08-19T22:41:00Z">
            <w:rPr>
              <w:ins w:id="1579" w:author="Мария Савина" w:date="2026-08-20T00:19:00Z"/>
              <w:i/>
              <w:iCs/>
              <w:color w:val="595959"/>
            </w:rPr>
          </w:rPrChange>
        </w:rPr>
      </w:pPr>
      <w:ins w:id="1580" w:author="Мария Савина" w:date="2026-08-20T00:19:00Z">
        <w:r w:rsidRPr="00281062">
          <w:rPr>
            <w:rFonts w:cs="Times New Roman"/>
            <w:color w:val="auto"/>
            <w:rPrChange w:id="1581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t>Изменение даты доставки онлайн</w:t>
        </w:r>
      </w:ins>
    </w:p>
    <w:p w14:paraId="4065835B" w14:textId="77777777" w:rsidR="00CB585B" w:rsidRPr="00281062" w:rsidRDefault="00CB585B" w:rsidP="00CB585B">
      <w:pPr>
        <w:spacing w:before="280" w:after="280" w:line="240" w:lineRule="auto"/>
        <w:rPr>
          <w:ins w:id="1582" w:author="Мария Савина" w:date="2026-08-20T00:19:00Z"/>
          <w:rFonts w:cs="Times New Roman"/>
          <w:color w:val="auto"/>
          <w:rPrChange w:id="1583" w:author="Мария Савина" w:date="2026-08-20T00:41:00Z" w16du:dateUtc="2026-08-19T22:41:00Z">
            <w:rPr>
              <w:ins w:id="1584" w:author="Мария Савина" w:date="2026-08-20T00:19:00Z"/>
              <w:i/>
              <w:iCs/>
              <w:color w:val="595959"/>
            </w:rPr>
          </w:rPrChange>
        </w:rPr>
      </w:pPr>
      <w:ins w:id="1585" w:author="Мария Савина" w:date="2026-08-20T00:19:00Z">
        <w:r w:rsidRPr="00281062">
          <w:rPr>
            <w:rFonts w:cs="Times New Roman"/>
            <w:b/>
            <w:bCs/>
            <w:color w:val="auto"/>
            <w:rPrChange w:id="1586" w:author="Мария Савина" w:date="2026-08-20T00:41:00Z" w16du:dateUtc="2026-08-19T22:41:00Z">
              <w:rPr>
                <w:b/>
                <w:bCs/>
                <w:i/>
                <w:iCs/>
                <w:color w:val="595959"/>
              </w:rPr>
            </w:rPrChange>
          </w:rPr>
          <w:t>4. Промокоды на сайте</w:t>
        </w:r>
      </w:ins>
    </w:p>
    <w:p w14:paraId="116D1998" w14:textId="77777777" w:rsidR="00CB585B" w:rsidRPr="00281062" w:rsidRDefault="00CB585B" w:rsidP="00CB585B">
      <w:pPr>
        <w:numPr>
          <w:ilvl w:val="0"/>
          <w:numId w:val="19"/>
        </w:numPr>
        <w:spacing w:before="280" w:after="280" w:line="240" w:lineRule="auto"/>
        <w:rPr>
          <w:ins w:id="1587" w:author="Мария Савина" w:date="2026-08-20T00:19:00Z"/>
          <w:rFonts w:cs="Times New Roman"/>
          <w:color w:val="auto"/>
          <w:rPrChange w:id="1588" w:author="Мария Савина" w:date="2026-08-20T00:41:00Z" w16du:dateUtc="2026-08-19T22:41:00Z">
            <w:rPr>
              <w:ins w:id="1589" w:author="Мария Савина" w:date="2026-08-20T00:19:00Z"/>
              <w:i/>
              <w:iCs/>
              <w:color w:val="595959"/>
            </w:rPr>
          </w:rPrChange>
        </w:rPr>
      </w:pPr>
      <w:ins w:id="1590" w:author="Мария Савина" w:date="2026-08-20T00:19:00Z">
        <w:r w:rsidRPr="00281062">
          <w:rPr>
            <w:rFonts w:cs="Times New Roman"/>
            <w:color w:val="auto"/>
            <w:rPrChange w:id="1591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t>Поле для ввода промокода на странице оформления заказа</w:t>
        </w:r>
      </w:ins>
    </w:p>
    <w:p w14:paraId="217BA666" w14:textId="77777777" w:rsidR="00CB585B" w:rsidRPr="00281062" w:rsidRDefault="00CB585B" w:rsidP="00CB585B">
      <w:pPr>
        <w:numPr>
          <w:ilvl w:val="0"/>
          <w:numId w:val="19"/>
        </w:numPr>
        <w:spacing w:before="280" w:after="280" w:line="240" w:lineRule="auto"/>
        <w:rPr>
          <w:ins w:id="1592" w:author="Мария Савина" w:date="2026-08-20T00:19:00Z"/>
          <w:rFonts w:cs="Times New Roman"/>
          <w:color w:val="auto"/>
          <w:rPrChange w:id="1593" w:author="Мария Савина" w:date="2026-08-20T00:41:00Z" w16du:dateUtc="2026-08-19T22:41:00Z">
            <w:rPr>
              <w:ins w:id="1594" w:author="Мария Савина" w:date="2026-08-20T00:19:00Z"/>
              <w:i/>
              <w:iCs/>
              <w:color w:val="595959"/>
            </w:rPr>
          </w:rPrChange>
        </w:rPr>
      </w:pPr>
      <w:ins w:id="1595" w:author="Мария Савина" w:date="2026-08-20T00:19:00Z">
        <w:r w:rsidRPr="00281062">
          <w:rPr>
            <w:rFonts w:cs="Times New Roman"/>
            <w:color w:val="auto"/>
            <w:rPrChange w:id="1596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t>Автоматический расчёт скидки</w:t>
        </w:r>
      </w:ins>
    </w:p>
    <w:p w14:paraId="1FAB6A27" w14:textId="77777777" w:rsidR="00CB585B" w:rsidRPr="00281062" w:rsidRDefault="00CB585B" w:rsidP="00CB585B">
      <w:pPr>
        <w:spacing w:before="280" w:after="280" w:line="240" w:lineRule="auto"/>
        <w:rPr>
          <w:ins w:id="1597" w:author="Мария Савина" w:date="2026-08-20T00:19:00Z"/>
          <w:rFonts w:cs="Times New Roman"/>
          <w:color w:val="auto"/>
          <w:rPrChange w:id="1598" w:author="Мария Савина" w:date="2026-08-20T00:41:00Z" w16du:dateUtc="2026-08-19T22:41:00Z">
            <w:rPr>
              <w:ins w:id="1599" w:author="Мария Савина" w:date="2026-08-20T00:19:00Z"/>
              <w:i/>
              <w:iCs/>
              <w:color w:val="595959"/>
            </w:rPr>
          </w:rPrChange>
        </w:rPr>
      </w:pPr>
      <w:ins w:id="1600" w:author="Мария Савина" w:date="2026-08-20T00:19:00Z">
        <w:r w:rsidRPr="00281062">
          <w:rPr>
            <w:rFonts w:cs="Times New Roman"/>
            <w:b/>
            <w:bCs/>
            <w:color w:val="auto"/>
            <w:rPrChange w:id="1601" w:author="Мария Савина" w:date="2026-08-20T00:41:00Z" w16du:dateUtc="2026-08-19T22:41:00Z">
              <w:rPr>
                <w:b/>
                <w:bCs/>
                <w:i/>
                <w:iCs/>
                <w:color w:val="595959"/>
              </w:rPr>
            </w:rPrChange>
          </w:rPr>
          <w:lastRenderedPageBreak/>
          <w:t>5. Автоматический возврат</w:t>
        </w:r>
      </w:ins>
    </w:p>
    <w:p w14:paraId="0E141E82" w14:textId="77777777" w:rsidR="00CB585B" w:rsidRPr="00281062" w:rsidRDefault="00CB585B" w:rsidP="00CB585B">
      <w:pPr>
        <w:numPr>
          <w:ilvl w:val="0"/>
          <w:numId w:val="20"/>
        </w:numPr>
        <w:spacing w:before="280" w:after="280" w:line="240" w:lineRule="auto"/>
        <w:rPr>
          <w:ins w:id="1602" w:author="Мария Савина" w:date="2026-08-20T00:19:00Z"/>
          <w:rFonts w:cs="Times New Roman"/>
          <w:color w:val="auto"/>
          <w:rPrChange w:id="1603" w:author="Мария Савина" w:date="2026-08-20T00:41:00Z" w16du:dateUtc="2026-08-19T22:41:00Z">
            <w:rPr>
              <w:ins w:id="1604" w:author="Мария Савина" w:date="2026-08-20T00:19:00Z"/>
              <w:i/>
              <w:iCs/>
              <w:color w:val="595959"/>
            </w:rPr>
          </w:rPrChange>
        </w:rPr>
      </w:pPr>
      <w:ins w:id="1605" w:author="Мария Савина" w:date="2026-08-20T00:19:00Z">
        <w:r w:rsidRPr="00281062">
          <w:rPr>
            <w:rFonts w:cs="Times New Roman"/>
            <w:color w:val="auto"/>
            <w:rPrChange w:id="1606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t>При отмене заказа с онлайн-оплатой система автоматически возвращает деньги на карту клиента через API сервиса оплаты</w:t>
        </w:r>
      </w:ins>
    </w:p>
    <w:p w14:paraId="34E30784" w14:textId="77777777" w:rsidR="00CB585B" w:rsidRPr="00281062" w:rsidRDefault="00CB585B" w:rsidP="00CB585B">
      <w:pPr>
        <w:spacing w:before="280" w:after="280" w:line="240" w:lineRule="auto"/>
        <w:rPr>
          <w:ins w:id="1607" w:author="Мария Савина" w:date="2026-08-20T00:19:00Z"/>
          <w:rFonts w:cs="Times New Roman"/>
          <w:color w:val="auto"/>
          <w:rPrChange w:id="1608" w:author="Мария Савина" w:date="2026-08-20T00:41:00Z" w16du:dateUtc="2026-08-19T22:41:00Z">
            <w:rPr>
              <w:ins w:id="1609" w:author="Мария Савина" w:date="2026-08-20T00:19:00Z"/>
              <w:i/>
              <w:iCs/>
              <w:color w:val="595959"/>
            </w:rPr>
          </w:rPrChange>
        </w:rPr>
      </w:pPr>
      <w:ins w:id="1610" w:author="Мария Савина" w:date="2026-08-20T00:19:00Z">
        <w:r w:rsidRPr="00281062">
          <w:rPr>
            <w:rFonts w:cs="Times New Roman"/>
            <w:b/>
            <w:bCs/>
            <w:color w:val="auto"/>
            <w:rPrChange w:id="1611" w:author="Мария Савина" w:date="2026-08-20T00:41:00Z" w16du:dateUtc="2026-08-19T22:41:00Z">
              <w:rPr>
                <w:b/>
                <w:bCs/>
                <w:i/>
                <w:iCs/>
                <w:color w:val="595959"/>
              </w:rPr>
            </w:rPrChange>
          </w:rPr>
          <w:t>6. Единый интерфейс для администратора</w:t>
        </w:r>
      </w:ins>
    </w:p>
    <w:p w14:paraId="04A425D4" w14:textId="77777777" w:rsidR="00CB585B" w:rsidRPr="00281062" w:rsidRDefault="00CB585B" w:rsidP="00CB585B">
      <w:pPr>
        <w:numPr>
          <w:ilvl w:val="0"/>
          <w:numId w:val="21"/>
        </w:numPr>
        <w:spacing w:before="280" w:after="280" w:line="240" w:lineRule="auto"/>
        <w:rPr>
          <w:ins w:id="1612" w:author="Мария Савина" w:date="2026-08-20T00:19:00Z"/>
          <w:rFonts w:cs="Times New Roman"/>
          <w:color w:val="auto"/>
          <w:rPrChange w:id="1613" w:author="Мария Савина" w:date="2026-08-20T00:41:00Z" w16du:dateUtc="2026-08-19T22:41:00Z">
            <w:rPr>
              <w:ins w:id="1614" w:author="Мария Савина" w:date="2026-08-20T00:19:00Z"/>
              <w:i/>
              <w:iCs/>
              <w:color w:val="595959"/>
            </w:rPr>
          </w:rPrChange>
        </w:rPr>
      </w:pPr>
      <w:ins w:id="1615" w:author="Мария Савина" w:date="2026-08-20T00:19:00Z">
        <w:r w:rsidRPr="00281062">
          <w:rPr>
            <w:rFonts w:cs="Times New Roman"/>
            <w:color w:val="auto"/>
            <w:rPrChange w:id="1616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t>Все заказы в одном месте, без работы с почтой</w:t>
        </w:r>
      </w:ins>
    </w:p>
    <w:p w14:paraId="284BE572" w14:textId="77777777" w:rsidR="00CB585B" w:rsidRPr="00281062" w:rsidRDefault="00CB585B" w:rsidP="00CB585B">
      <w:pPr>
        <w:numPr>
          <w:ilvl w:val="0"/>
          <w:numId w:val="21"/>
        </w:numPr>
        <w:spacing w:before="280" w:after="280" w:line="240" w:lineRule="auto"/>
        <w:rPr>
          <w:ins w:id="1617" w:author="Мария Савина" w:date="2026-08-20T00:19:00Z"/>
          <w:rFonts w:cs="Times New Roman"/>
          <w:color w:val="auto"/>
          <w:rPrChange w:id="1618" w:author="Мария Савина" w:date="2026-08-20T00:41:00Z" w16du:dateUtc="2026-08-19T22:41:00Z">
            <w:rPr>
              <w:ins w:id="1619" w:author="Мария Савина" w:date="2026-08-20T00:19:00Z"/>
              <w:i/>
              <w:iCs/>
              <w:color w:val="595959"/>
            </w:rPr>
          </w:rPrChange>
        </w:rPr>
      </w:pPr>
      <w:ins w:id="1620" w:author="Мария Савина" w:date="2026-08-20T00:19:00Z">
        <w:r w:rsidRPr="00281062">
          <w:rPr>
            <w:rFonts w:cs="Times New Roman"/>
            <w:color w:val="auto"/>
            <w:rPrChange w:id="1621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t>Статусы заказов в реальном времени</w:t>
        </w:r>
      </w:ins>
    </w:p>
    <w:p w14:paraId="73B7F214" w14:textId="3F21BECE" w:rsidR="009A0F1B" w:rsidRPr="00281062" w:rsidDel="00CB585B" w:rsidRDefault="00000000">
      <w:pPr>
        <w:rPr>
          <w:del w:id="1622" w:author="Мария Савина" w:date="2026-08-20T00:19:00Z" w16du:dateUtc="2026-08-19T22:19:00Z"/>
          <w:rFonts w:cs="Times New Roman"/>
          <w:b/>
          <w:bCs/>
          <w:color w:val="auto"/>
          <w:sz w:val="48"/>
          <w:szCs w:val="48"/>
          <w:rPrChange w:id="1623" w:author="Мария Савина" w:date="2026-08-20T00:41:00Z" w16du:dateUtc="2026-08-19T22:41:00Z">
            <w:rPr>
              <w:del w:id="1624" w:author="Мария Савина" w:date="2026-08-20T00:19:00Z" w16du:dateUtc="2026-08-19T22:19:00Z"/>
              <w:b/>
              <w:bCs/>
              <w:i/>
              <w:iCs/>
              <w:color w:val="595959"/>
              <w:sz w:val="48"/>
              <w:szCs w:val="48"/>
            </w:rPr>
          </w:rPrChange>
        </w:rPr>
      </w:pPr>
      <w:del w:id="1625" w:author="Мария Савина" w:date="2026-08-20T00:19:00Z" w16du:dateUtc="2026-08-19T22:19:00Z">
        <w:r w:rsidRPr="00281062" w:rsidDel="00CB585B">
          <w:rPr>
            <w:rFonts w:cs="Times New Roman"/>
            <w:color w:val="auto"/>
            <w:rPrChange w:id="1626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delText>Текстовое описание концепции решения — ответ на вопрос: «Что делаем?»</w:delText>
        </w:r>
      </w:del>
    </w:p>
    <w:p w14:paraId="72CEDE60" w14:textId="77777777" w:rsidR="009A0F1B" w:rsidRPr="00281062" w:rsidRDefault="00000000">
      <w:pPr>
        <w:spacing w:before="280" w:after="280" w:line="240" w:lineRule="auto"/>
        <w:rPr>
          <w:rFonts w:cs="Times New Roman"/>
          <w:b/>
          <w:bCs/>
          <w:color w:val="auto"/>
          <w:sz w:val="36"/>
          <w:szCs w:val="36"/>
          <w:rPrChange w:id="1627" w:author="Мария Савина" w:date="2026-08-20T00:41:00Z" w16du:dateUtc="2026-08-19T22:41:00Z">
            <w:rPr>
              <w:b/>
              <w:bCs/>
              <w:sz w:val="36"/>
              <w:szCs w:val="36"/>
            </w:rPr>
          </w:rPrChange>
        </w:rPr>
      </w:pPr>
      <w:bookmarkStart w:id="1628" w:name="_tyjcwt2"/>
      <w:bookmarkEnd w:id="1628"/>
      <w:r w:rsidRPr="00281062">
        <w:rPr>
          <w:rFonts w:cs="Times New Roman"/>
          <w:b/>
          <w:bCs/>
          <w:color w:val="auto"/>
          <w:sz w:val="36"/>
          <w:szCs w:val="36"/>
          <w:rPrChange w:id="1629" w:author="Мария Савина" w:date="2026-08-20T00:41:00Z" w16du:dateUtc="2026-08-19T22:41:00Z">
            <w:rPr>
              <w:b/>
              <w:bCs/>
              <w:sz w:val="36"/>
              <w:szCs w:val="36"/>
            </w:rPr>
          </w:rPrChange>
        </w:rPr>
        <w:t>Модель TO BE-процесса</w:t>
      </w:r>
    </w:p>
    <w:p w14:paraId="0536057C" w14:textId="77777777" w:rsidR="009A0F1B" w:rsidRPr="00281062" w:rsidRDefault="00000000">
      <w:pPr>
        <w:rPr>
          <w:rFonts w:cs="Times New Roman"/>
          <w:b/>
          <w:bCs/>
          <w:color w:val="auto"/>
          <w:sz w:val="36"/>
          <w:szCs w:val="36"/>
          <w:rPrChange w:id="1630" w:author="Мария Савина" w:date="2026-08-20T00:41:00Z" w16du:dateUtc="2026-08-19T22:41:00Z">
            <w:rPr>
              <w:b/>
              <w:bCs/>
              <w:i/>
              <w:iCs/>
              <w:color w:val="595959"/>
              <w:sz w:val="36"/>
              <w:szCs w:val="36"/>
            </w:rPr>
          </w:rPrChange>
        </w:rPr>
      </w:pPr>
      <w:r w:rsidRPr="00281062">
        <w:rPr>
          <w:rFonts w:cs="Times New Roman"/>
          <w:color w:val="auto"/>
          <w:rPrChange w:id="1631" w:author="Мария Савина" w:date="2026-08-20T00:41:00Z" w16du:dateUtc="2026-08-19T22:41:00Z">
            <w:rPr>
              <w:i/>
              <w:iCs/>
              <w:color w:val="595959"/>
            </w:rPr>
          </w:rPrChange>
        </w:rPr>
        <w:t>Ссылка на модель</w:t>
      </w:r>
    </w:p>
    <w:p w14:paraId="047D1C39" w14:textId="77777777" w:rsidR="009A0F1B" w:rsidRPr="00281062" w:rsidRDefault="00000000">
      <w:pPr>
        <w:spacing w:before="280" w:after="280" w:line="240" w:lineRule="auto"/>
        <w:rPr>
          <w:rFonts w:cs="Times New Roman"/>
          <w:b/>
          <w:bCs/>
          <w:color w:val="auto"/>
          <w:sz w:val="36"/>
          <w:szCs w:val="36"/>
          <w:rPrChange w:id="1632" w:author="Мария Савина" w:date="2026-08-20T00:41:00Z" w16du:dateUtc="2026-08-19T22:41:00Z">
            <w:rPr>
              <w:b/>
              <w:bCs/>
              <w:sz w:val="36"/>
              <w:szCs w:val="36"/>
            </w:rPr>
          </w:rPrChange>
        </w:rPr>
      </w:pPr>
      <w:bookmarkStart w:id="1633" w:name="_pffq4mq812qn"/>
      <w:bookmarkEnd w:id="1633"/>
      <w:r w:rsidRPr="00281062">
        <w:rPr>
          <w:rFonts w:cs="Times New Roman"/>
          <w:b/>
          <w:bCs/>
          <w:color w:val="auto"/>
          <w:sz w:val="36"/>
          <w:szCs w:val="36"/>
          <w:rPrChange w:id="1634" w:author="Мария Савина" w:date="2026-08-20T00:41:00Z" w16du:dateUtc="2026-08-19T22:41:00Z">
            <w:rPr>
              <w:b/>
              <w:bCs/>
              <w:sz w:val="36"/>
              <w:szCs w:val="36"/>
            </w:rPr>
          </w:rPrChange>
        </w:rPr>
        <w:t>Диаграмма классов</w:t>
      </w:r>
    </w:p>
    <w:p w14:paraId="4EB076B2" w14:textId="77777777" w:rsidR="009A0F1B" w:rsidRPr="00281062" w:rsidRDefault="00000000">
      <w:pPr>
        <w:rPr>
          <w:rFonts w:cs="Times New Roman"/>
          <w:b/>
          <w:bCs/>
          <w:color w:val="auto"/>
          <w:sz w:val="36"/>
          <w:szCs w:val="36"/>
          <w:rPrChange w:id="1635" w:author="Мария Савина" w:date="2026-08-20T00:41:00Z" w16du:dateUtc="2026-08-19T22:41:00Z">
            <w:rPr>
              <w:b/>
              <w:bCs/>
              <w:i/>
              <w:iCs/>
              <w:color w:val="595959"/>
              <w:sz w:val="36"/>
              <w:szCs w:val="36"/>
            </w:rPr>
          </w:rPrChange>
        </w:rPr>
      </w:pPr>
      <w:r w:rsidRPr="00281062">
        <w:rPr>
          <w:rFonts w:cs="Times New Roman"/>
          <w:color w:val="auto"/>
          <w:rPrChange w:id="1636" w:author="Мария Савина" w:date="2026-08-20T00:41:00Z" w16du:dateUtc="2026-08-19T22:41:00Z">
            <w:rPr>
              <w:i/>
              <w:iCs/>
              <w:color w:val="595959"/>
            </w:rPr>
          </w:rPrChange>
        </w:rPr>
        <w:t>Ссылка на диаграмму классов</w:t>
      </w:r>
    </w:p>
    <w:p w14:paraId="62C66926" w14:textId="77777777" w:rsidR="009A0F1B" w:rsidRPr="00281062" w:rsidRDefault="00000000">
      <w:pPr>
        <w:rPr>
          <w:rFonts w:cs="Times New Roman"/>
          <w:b/>
          <w:bCs/>
          <w:color w:val="auto"/>
          <w:sz w:val="36"/>
          <w:szCs w:val="36"/>
          <w:rPrChange w:id="1637" w:author="Мария Савина" w:date="2026-08-20T00:41:00Z" w16du:dateUtc="2026-08-19T22:41:00Z">
            <w:rPr>
              <w:b/>
              <w:bCs/>
              <w:sz w:val="36"/>
              <w:szCs w:val="36"/>
            </w:rPr>
          </w:rPrChange>
        </w:rPr>
      </w:pPr>
      <w:r w:rsidRPr="00281062">
        <w:rPr>
          <w:rFonts w:cs="Times New Roman"/>
          <w:b/>
          <w:bCs/>
          <w:color w:val="auto"/>
          <w:sz w:val="36"/>
          <w:szCs w:val="36"/>
          <w:rPrChange w:id="1638" w:author="Мария Савина" w:date="2026-08-20T00:41:00Z" w16du:dateUtc="2026-08-19T22:41:00Z">
            <w:rPr>
              <w:b/>
              <w:bCs/>
              <w:sz w:val="36"/>
              <w:szCs w:val="36"/>
            </w:rPr>
          </w:rPrChange>
        </w:rPr>
        <w:t>Диаграмма объектов функциональности N</w:t>
      </w:r>
    </w:p>
    <w:p w14:paraId="70BCB284" w14:textId="77777777" w:rsidR="009A0F1B" w:rsidRPr="00281062" w:rsidRDefault="00000000">
      <w:pPr>
        <w:rPr>
          <w:rFonts w:cs="Times New Roman"/>
          <w:b/>
          <w:bCs/>
          <w:color w:val="auto"/>
          <w:sz w:val="36"/>
          <w:szCs w:val="36"/>
          <w:rPrChange w:id="1639" w:author="Мария Савина" w:date="2026-08-20T00:41:00Z" w16du:dateUtc="2026-08-19T22:41:00Z">
            <w:rPr>
              <w:b/>
              <w:bCs/>
              <w:i/>
              <w:iCs/>
              <w:color w:val="595959"/>
              <w:sz w:val="36"/>
              <w:szCs w:val="36"/>
            </w:rPr>
          </w:rPrChange>
        </w:rPr>
      </w:pPr>
      <w:r w:rsidRPr="00281062">
        <w:rPr>
          <w:rFonts w:cs="Times New Roman"/>
          <w:color w:val="auto"/>
          <w:rPrChange w:id="1640" w:author="Мария Савина" w:date="2026-08-20T00:41:00Z" w16du:dateUtc="2026-08-19T22:41:00Z">
            <w:rPr>
              <w:i/>
              <w:iCs/>
              <w:color w:val="595959"/>
            </w:rPr>
          </w:rPrChange>
        </w:rPr>
        <w:t>Ссылка на диаграмму объектов</w:t>
      </w:r>
    </w:p>
    <w:p w14:paraId="12195862" w14:textId="77777777" w:rsidR="009A0F1B" w:rsidRPr="00281062" w:rsidRDefault="00000000">
      <w:pPr>
        <w:spacing w:before="280" w:after="280" w:line="240" w:lineRule="auto"/>
        <w:rPr>
          <w:rFonts w:cs="Times New Roman"/>
          <w:b/>
          <w:bCs/>
          <w:color w:val="auto"/>
          <w:sz w:val="36"/>
          <w:szCs w:val="36"/>
          <w:rPrChange w:id="1641" w:author="Мария Савина" w:date="2026-08-20T00:41:00Z" w16du:dateUtc="2026-08-19T22:41:00Z">
            <w:rPr>
              <w:b/>
              <w:bCs/>
              <w:sz w:val="36"/>
              <w:szCs w:val="36"/>
            </w:rPr>
          </w:rPrChange>
        </w:rPr>
      </w:pPr>
      <w:bookmarkStart w:id="1642" w:name="_gdjre9wf4ug"/>
      <w:bookmarkEnd w:id="1642"/>
      <w:r w:rsidRPr="00281062">
        <w:rPr>
          <w:rFonts w:cs="Times New Roman"/>
          <w:b/>
          <w:bCs/>
          <w:color w:val="auto"/>
          <w:sz w:val="36"/>
          <w:szCs w:val="36"/>
          <w:rPrChange w:id="1643" w:author="Мария Савина" w:date="2026-08-20T00:41:00Z" w16du:dateUtc="2026-08-19T22:41:00Z">
            <w:rPr>
              <w:b/>
              <w:bCs/>
              <w:sz w:val="36"/>
              <w:szCs w:val="36"/>
            </w:rPr>
          </w:rPrChange>
        </w:rPr>
        <w:t>Прототип</w:t>
      </w:r>
    </w:p>
    <w:p w14:paraId="716066C3" w14:textId="77777777" w:rsidR="009A0F1B" w:rsidRPr="00281062" w:rsidRDefault="00000000">
      <w:pPr>
        <w:rPr>
          <w:rFonts w:cs="Times New Roman"/>
          <w:b/>
          <w:bCs/>
          <w:color w:val="auto"/>
          <w:sz w:val="36"/>
          <w:szCs w:val="36"/>
          <w:rPrChange w:id="1644" w:author="Мария Савина" w:date="2026-08-20T00:41:00Z" w16du:dateUtc="2026-08-19T22:41:00Z">
            <w:rPr>
              <w:b/>
              <w:bCs/>
              <w:i/>
              <w:iCs/>
              <w:color w:val="595959"/>
              <w:sz w:val="36"/>
              <w:szCs w:val="36"/>
            </w:rPr>
          </w:rPrChange>
        </w:rPr>
      </w:pPr>
      <w:r w:rsidRPr="00281062">
        <w:rPr>
          <w:rFonts w:cs="Times New Roman"/>
          <w:color w:val="auto"/>
          <w:rPrChange w:id="1645" w:author="Мария Савина" w:date="2026-08-20T00:41:00Z" w16du:dateUtc="2026-08-19T22:41:00Z">
            <w:rPr>
              <w:i/>
              <w:iCs/>
              <w:color w:val="595959"/>
            </w:rPr>
          </w:rPrChange>
        </w:rPr>
        <w:t>Ссылка на макет</w:t>
      </w:r>
    </w:p>
    <w:p w14:paraId="1A534BC4" w14:textId="77777777" w:rsidR="009A0F1B" w:rsidRPr="00281062" w:rsidRDefault="009A0F1B">
      <w:pPr>
        <w:spacing w:before="280" w:after="280" w:line="240" w:lineRule="auto"/>
        <w:rPr>
          <w:rFonts w:cs="Times New Roman"/>
          <w:b/>
          <w:bCs/>
          <w:color w:val="auto"/>
          <w:sz w:val="48"/>
          <w:szCs w:val="48"/>
          <w:rPrChange w:id="1646" w:author="Мария Савина" w:date="2026-08-20T00:41:00Z" w16du:dateUtc="2026-08-19T22:41:00Z">
            <w:rPr>
              <w:b/>
              <w:bCs/>
              <w:sz w:val="48"/>
              <w:szCs w:val="48"/>
            </w:rPr>
          </w:rPrChange>
        </w:rPr>
      </w:pPr>
    </w:p>
    <w:p w14:paraId="088E5AAD" w14:textId="77777777" w:rsidR="009A0F1B" w:rsidRPr="00281062" w:rsidRDefault="00000000">
      <w:pPr>
        <w:spacing w:before="280" w:after="280" w:line="240" w:lineRule="auto"/>
        <w:rPr>
          <w:rFonts w:cs="Times New Roman"/>
          <w:b/>
          <w:bCs/>
          <w:color w:val="auto"/>
          <w:sz w:val="48"/>
          <w:szCs w:val="48"/>
          <w:rPrChange w:id="1647" w:author="Мария Савина" w:date="2026-08-20T00:41:00Z" w16du:dateUtc="2026-08-19T22:41:00Z">
            <w:rPr>
              <w:b/>
              <w:bCs/>
              <w:sz w:val="48"/>
              <w:szCs w:val="48"/>
            </w:rPr>
          </w:rPrChange>
        </w:rPr>
      </w:pPr>
      <w:r w:rsidRPr="00281062">
        <w:rPr>
          <w:rFonts w:cs="Times New Roman"/>
          <w:b/>
          <w:bCs/>
          <w:color w:val="auto"/>
          <w:sz w:val="48"/>
          <w:szCs w:val="48"/>
          <w:rPrChange w:id="1648" w:author="Мария Савина" w:date="2026-08-20T00:41:00Z" w16du:dateUtc="2026-08-19T22:41:00Z">
            <w:rPr>
              <w:b/>
              <w:bCs/>
              <w:sz w:val="48"/>
              <w:szCs w:val="48"/>
            </w:rPr>
          </w:rPrChange>
        </w:rPr>
        <w:t>Критерии приёмки решения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  <w:tblPrChange w:id="1649" w:author="Мария Савина" w:date="2026-08-20T00:42:00Z" w16du:dateUtc="2026-08-19T22:42:00Z">
          <w:tblPr>
            <w:tblW w:w="9360" w:type="dxa"/>
            <w:shd w:val="clear" w:color="auto" w:fill="FFFFFF"/>
            <w:tblCellMar>
              <w:top w:w="15" w:type="dxa"/>
              <w:left w:w="15" w:type="dxa"/>
              <w:bottom w:w="15" w:type="dxa"/>
              <w:right w:w="15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894"/>
        <w:gridCol w:w="5001"/>
        <w:gridCol w:w="3465"/>
        <w:tblGridChange w:id="1650">
          <w:tblGrid>
            <w:gridCol w:w="5"/>
            <w:gridCol w:w="889"/>
            <w:gridCol w:w="5"/>
            <w:gridCol w:w="4996"/>
            <w:gridCol w:w="5"/>
            <w:gridCol w:w="3460"/>
            <w:gridCol w:w="5"/>
          </w:tblGrid>
        </w:tblGridChange>
      </w:tblGrid>
      <w:tr w:rsidR="00281062" w:rsidRPr="00281062" w14:paraId="2CAB6D56" w14:textId="77777777" w:rsidTr="00281062">
        <w:trPr>
          <w:tblHeader/>
          <w:ins w:id="1651" w:author="Мария Савина" w:date="2026-08-20T00:37:00Z"/>
          <w:trPrChange w:id="1652" w:author="Мария Савина" w:date="2026-08-20T00:42:00Z" w16du:dateUtc="2026-08-19T22:42:00Z">
            <w:trPr>
              <w:gridAfter w:val="0"/>
              <w:tblHeader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653" w:author="Мария Савина" w:date="2026-08-20T00:42:00Z" w16du:dateUtc="2026-08-19T22:42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34FBE91" w14:textId="77777777" w:rsidR="00281062" w:rsidRPr="00281062" w:rsidRDefault="00281062" w:rsidP="00281062">
            <w:pPr>
              <w:spacing w:before="280" w:after="280" w:line="240" w:lineRule="auto"/>
              <w:rPr>
                <w:ins w:id="1654" w:author="Мария Савина" w:date="2026-08-20T00:37:00Z"/>
                <w:rFonts w:cs="Times New Roman"/>
                <w:b/>
                <w:bCs/>
                <w:color w:val="auto"/>
                <w:rPrChange w:id="1655" w:author="Мария Савина" w:date="2026-08-20T00:41:00Z" w16du:dateUtc="2026-08-19T22:41:00Z">
                  <w:rPr>
                    <w:ins w:id="1656" w:author="Мария Савина" w:date="2026-08-20T00:37:00Z"/>
                    <w:b/>
                    <w:bCs/>
                    <w:i/>
                    <w:iCs/>
                    <w:color w:val="595959"/>
                  </w:rPr>
                </w:rPrChange>
              </w:rPr>
            </w:pPr>
            <w:ins w:id="1657" w:author="Мария Савина" w:date="2026-08-20T00:37:00Z">
              <w:r w:rsidRPr="00281062">
                <w:rPr>
                  <w:rFonts w:cs="Times New Roman"/>
                  <w:b/>
                  <w:bCs/>
                  <w:color w:val="auto"/>
                  <w:rPrChange w:id="1658" w:author="Мария Савина" w:date="2026-08-20T00:41:00Z" w16du:dateUtc="2026-08-19T22:41:00Z">
                    <w:rPr>
                      <w:b/>
                      <w:bCs/>
                      <w:i/>
                      <w:iCs/>
                      <w:color w:val="595959"/>
                    </w:rPr>
                  </w:rPrChange>
                </w:rPr>
                <w:t>ID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659" w:author="Мария Савина" w:date="2026-08-20T00:42:00Z" w16du:dateUtc="2026-08-19T22:42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54E8982" w14:textId="77777777" w:rsidR="00281062" w:rsidRPr="00281062" w:rsidRDefault="00281062" w:rsidP="00281062">
            <w:pPr>
              <w:spacing w:before="280" w:after="280" w:line="240" w:lineRule="auto"/>
              <w:rPr>
                <w:ins w:id="1660" w:author="Мария Савина" w:date="2026-08-20T00:37:00Z"/>
                <w:rFonts w:cs="Times New Roman"/>
                <w:b/>
                <w:bCs/>
                <w:color w:val="auto"/>
                <w:rPrChange w:id="1661" w:author="Мария Савина" w:date="2026-08-20T00:41:00Z" w16du:dateUtc="2026-08-19T22:41:00Z">
                  <w:rPr>
                    <w:ins w:id="1662" w:author="Мария Савина" w:date="2026-08-20T00:37:00Z"/>
                    <w:b/>
                    <w:bCs/>
                    <w:i/>
                    <w:iCs/>
                    <w:color w:val="595959"/>
                  </w:rPr>
                </w:rPrChange>
              </w:rPr>
            </w:pPr>
            <w:ins w:id="1663" w:author="Мария Савина" w:date="2026-08-20T00:37:00Z">
              <w:r w:rsidRPr="00281062">
                <w:rPr>
                  <w:rFonts w:cs="Times New Roman"/>
                  <w:b/>
                  <w:bCs/>
                  <w:color w:val="auto"/>
                  <w:rPrChange w:id="1664" w:author="Мария Савина" w:date="2026-08-20T00:41:00Z" w16du:dateUtc="2026-08-19T22:41:00Z">
                    <w:rPr>
                      <w:b/>
                      <w:bCs/>
                      <w:i/>
                      <w:iCs/>
                      <w:color w:val="595959"/>
                    </w:rPr>
                  </w:rPrChange>
                </w:rPr>
                <w:t>Критерий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665" w:author="Мария Савина" w:date="2026-08-20T00:42:00Z" w16du:dateUtc="2026-08-19T22:42:00Z">
              <w:tcPr>
                <w:tcW w:w="0" w:type="auto"/>
                <w:gridSpan w:val="2"/>
                <w:tcBorders>
                  <w:top w:val="nil"/>
                </w:tcBorders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0FE08FC" w14:textId="77777777" w:rsidR="00281062" w:rsidRPr="00281062" w:rsidRDefault="00281062" w:rsidP="00281062">
            <w:pPr>
              <w:spacing w:before="280" w:after="280" w:line="240" w:lineRule="auto"/>
              <w:rPr>
                <w:ins w:id="1666" w:author="Мария Савина" w:date="2026-08-20T00:37:00Z"/>
                <w:rFonts w:cs="Times New Roman"/>
                <w:b/>
                <w:bCs/>
                <w:color w:val="auto"/>
                <w:rPrChange w:id="1667" w:author="Мария Савина" w:date="2026-08-20T00:41:00Z" w16du:dateUtc="2026-08-19T22:41:00Z">
                  <w:rPr>
                    <w:ins w:id="1668" w:author="Мария Савина" w:date="2026-08-20T00:37:00Z"/>
                    <w:b/>
                    <w:bCs/>
                    <w:i/>
                    <w:iCs/>
                    <w:color w:val="595959"/>
                  </w:rPr>
                </w:rPrChange>
              </w:rPr>
            </w:pPr>
            <w:ins w:id="1669" w:author="Мария Савина" w:date="2026-08-20T00:37:00Z">
              <w:r w:rsidRPr="00281062">
                <w:rPr>
                  <w:rFonts w:cs="Times New Roman"/>
                  <w:b/>
                  <w:bCs/>
                  <w:color w:val="auto"/>
                  <w:rPrChange w:id="1670" w:author="Мария Савина" w:date="2026-08-20T00:41:00Z" w16du:dateUtc="2026-08-19T22:41:00Z">
                    <w:rPr>
                      <w:b/>
                      <w:bCs/>
                      <w:i/>
                      <w:iCs/>
                      <w:color w:val="595959"/>
                    </w:rPr>
                  </w:rPrChange>
                </w:rPr>
                <w:t>Способ проверки</w:t>
              </w:r>
            </w:ins>
          </w:p>
        </w:tc>
      </w:tr>
      <w:tr w:rsidR="00281062" w:rsidRPr="00281062" w14:paraId="10700A5C" w14:textId="77777777" w:rsidTr="00281062">
        <w:trPr>
          <w:ins w:id="1671" w:author="Мария Савина" w:date="2026-08-20T00:37:00Z"/>
          <w:trPrChange w:id="1672" w:author="Мария Савина" w:date="2026-08-20T00:42:00Z" w16du:dateUtc="2026-08-19T22:42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673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78E4227" w14:textId="77777777" w:rsidR="00281062" w:rsidRPr="00281062" w:rsidRDefault="00281062" w:rsidP="00281062">
            <w:pPr>
              <w:spacing w:before="280" w:after="280" w:line="240" w:lineRule="auto"/>
              <w:rPr>
                <w:ins w:id="1674" w:author="Мария Савина" w:date="2026-08-20T00:37:00Z"/>
                <w:rFonts w:cs="Times New Roman"/>
                <w:color w:val="auto"/>
                <w:rPrChange w:id="1675" w:author="Мария Савина" w:date="2026-08-20T00:41:00Z" w16du:dateUtc="2026-08-19T22:41:00Z">
                  <w:rPr>
                    <w:ins w:id="1676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677" w:author="Мария Савина" w:date="2026-08-20T00:37:00Z">
              <w:r w:rsidRPr="00281062">
                <w:rPr>
                  <w:rFonts w:cs="Times New Roman"/>
                  <w:color w:val="auto"/>
                  <w:rPrChange w:id="1678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AC</w:t>
              </w:r>
              <w:r w:rsidRPr="00281062">
                <w:rPr>
                  <w:rFonts w:cs="Times New Roman"/>
                  <w:color w:val="auto"/>
                  <w:rPrChange w:id="1679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noBreakHyphen/>
                <w:t>01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680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78CA334" w14:textId="77777777" w:rsidR="00281062" w:rsidRPr="00281062" w:rsidRDefault="00281062" w:rsidP="00281062">
            <w:pPr>
              <w:spacing w:before="280" w:after="280" w:line="240" w:lineRule="auto"/>
              <w:rPr>
                <w:ins w:id="1681" w:author="Мария Савина" w:date="2026-08-20T00:37:00Z"/>
                <w:rFonts w:cs="Times New Roman"/>
                <w:color w:val="auto"/>
                <w:rPrChange w:id="1682" w:author="Мария Савина" w:date="2026-08-20T00:41:00Z" w16du:dateUtc="2026-08-19T22:41:00Z">
                  <w:rPr>
                    <w:ins w:id="1683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684" w:author="Мария Савина" w:date="2026-08-20T00:37:00Z">
              <w:r w:rsidRPr="00281062">
                <w:rPr>
                  <w:rFonts w:cs="Times New Roman"/>
                  <w:color w:val="auto"/>
                  <w:rPrChange w:id="1685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На карточке товара отображается реальное количество на складе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686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295DD98F" w14:textId="77777777" w:rsidR="00281062" w:rsidRPr="00281062" w:rsidRDefault="00281062" w:rsidP="00281062">
            <w:pPr>
              <w:spacing w:before="280" w:after="280" w:line="240" w:lineRule="auto"/>
              <w:rPr>
                <w:ins w:id="1687" w:author="Мария Савина" w:date="2026-08-20T00:37:00Z"/>
                <w:rFonts w:cs="Times New Roman"/>
                <w:color w:val="auto"/>
                <w:rPrChange w:id="1688" w:author="Мария Савина" w:date="2026-08-20T00:41:00Z" w16du:dateUtc="2026-08-19T22:41:00Z">
                  <w:rPr>
                    <w:ins w:id="1689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690" w:author="Мария Савина" w:date="2026-08-20T00:37:00Z">
              <w:r w:rsidRPr="00281062">
                <w:rPr>
                  <w:rFonts w:cs="Times New Roman"/>
                  <w:color w:val="auto"/>
                  <w:rPrChange w:id="1691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Сравнить с данными учётной системы</w:t>
              </w:r>
            </w:ins>
          </w:p>
        </w:tc>
      </w:tr>
      <w:tr w:rsidR="00281062" w:rsidRPr="00281062" w14:paraId="372220FD" w14:textId="77777777" w:rsidTr="00281062">
        <w:trPr>
          <w:ins w:id="1692" w:author="Мария Савина" w:date="2026-08-20T00:37:00Z"/>
          <w:trPrChange w:id="1693" w:author="Мария Савина" w:date="2026-08-20T00:42:00Z" w16du:dateUtc="2026-08-19T22:42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694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54A22DF" w14:textId="77777777" w:rsidR="00281062" w:rsidRPr="00281062" w:rsidRDefault="00281062" w:rsidP="00281062">
            <w:pPr>
              <w:spacing w:before="280" w:after="280" w:line="240" w:lineRule="auto"/>
              <w:rPr>
                <w:ins w:id="1695" w:author="Мария Савина" w:date="2026-08-20T00:37:00Z"/>
                <w:rFonts w:cs="Times New Roman"/>
                <w:color w:val="auto"/>
                <w:rPrChange w:id="1696" w:author="Мария Савина" w:date="2026-08-20T00:41:00Z" w16du:dateUtc="2026-08-19T22:41:00Z">
                  <w:rPr>
                    <w:ins w:id="1697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698" w:author="Мария Савина" w:date="2026-08-20T00:37:00Z">
              <w:r w:rsidRPr="00281062">
                <w:rPr>
                  <w:rFonts w:cs="Times New Roman"/>
                  <w:color w:val="auto"/>
                  <w:rPrChange w:id="1699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lastRenderedPageBreak/>
                <w:t>AC</w:t>
              </w:r>
              <w:r w:rsidRPr="00281062">
                <w:rPr>
                  <w:rFonts w:cs="Times New Roman"/>
                  <w:color w:val="auto"/>
                  <w:rPrChange w:id="1700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noBreakHyphen/>
                <w:t>02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701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828885F" w14:textId="77777777" w:rsidR="00281062" w:rsidRPr="00281062" w:rsidRDefault="00281062" w:rsidP="00281062">
            <w:pPr>
              <w:spacing w:before="280" w:after="280" w:line="240" w:lineRule="auto"/>
              <w:rPr>
                <w:ins w:id="1702" w:author="Мария Савина" w:date="2026-08-20T00:37:00Z"/>
                <w:rFonts w:cs="Times New Roman"/>
                <w:color w:val="auto"/>
                <w:rPrChange w:id="1703" w:author="Мария Савина" w:date="2026-08-20T00:41:00Z" w16du:dateUtc="2026-08-19T22:41:00Z">
                  <w:rPr>
                    <w:ins w:id="1704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705" w:author="Мария Савина" w:date="2026-08-20T00:37:00Z">
              <w:r w:rsidRPr="00281062">
                <w:rPr>
                  <w:rFonts w:cs="Times New Roman"/>
                  <w:color w:val="auto"/>
                  <w:rPrChange w:id="1706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Промокод применяется при вводе на странице оформления заказа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707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460489AA" w14:textId="77777777" w:rsidR="00281062" w:rsidRPr="00281062" w:rsidRDefault="00281062" w:rsidP="00281062">
            <w:pPr>
              <w:spacing w:before="280" w:after="280" w:line="240" w:lineRule="auto"/>
              <w:rPr>
                <w:ins w:id="1708" w:author="Мария Савина" w:date="2026-08-20T00:37:00Z"/>
                <w:rFonts w:cs="Times New Roman"/>
                <w:color w:val="auto"/>
                <w:rPrChange w:id="1709" w:author="Мария Савина" w:date="2026-08-20T00:41:00Z" w16du:dateUtc="2026-08-19T22:41:00Z">
                  <w:rPr>
                    <w:ins w:id="1710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711" w:author="Мария Савина" w:date="2026-08-20T00:37:00Z">
              <w:r w:rsidRPr="00281062">
                <w:rPr>
                  <w:rFonts w:cs="Times New Roman"/>
                  <w:color w:val="auto"/>
                  <w:rPrChange w:id="1712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Ввести FIRST → скидка 10% применена</w:t>
              </w:r>
            </w:ins>
          </w:p>
        </w:tc>
      </w:tr>
      <w:tr w:rsidR="00281062" w:rsidRPr="00281062" w14:paraId="790E2BEF" w14:textId="77777777" w:rsidTr="00281062">
        <w:trPr>
          <w:ins w:id="1713" w:author="Мария Савина" w:date="2026-08-20T00:37:00Z"/>
          <w:trPrChange w:id="1714" w:author="Мария Савина" w:date="2026-08-20T00:42:00Z" w16du:dateUtc="2026-08-19T22:42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715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35868C5" w14:textId="77777777" w:rsidR="00281062" w:rsidRPr="00281062" w:rsidRDefault="00281062" w:rsidP="00281062">
            <w:pPr>
              <w:spacing w:before="280" w:after="280" w:line="240" w:lineRule="auto"/>
              <w:rPr>
                <w:ins w:id="1716" w:author="Мария Савина" w:date="2026-08-20T00:37:00Z"/>
                <w:rFonts w:cs="Times New Roman"/>
                <w:color w:val="auto"/>
                <w:rPrChange w:id="1717" w:author="Мария Савина" w:date="2026-08-20T00:41:00Z" w16du:dateUtc="2026-08-19T22:41:00Z">
                  <w:rPr>
                    <w:ins w:id="1718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719" w:author="Мария Савина" w:date="2026-08-20T00:37:00Z">
              <w:r w:rsidRPr="00281062">
                <w:rPr>
                  <w:rFonts w:cs="Times New Roman"/>
                  <w:color w:val="auto"/>
                  <w:rPrChange w:id="1720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AC</w:t>
              </w:r>
              <w:r w:rsidRPr="00281062">
                <w:rPr>
                  <w:rFonts w:cs="Times New Roman"/>
                  <w:color w:val="auto"/>
                  <w:rPrChange w:id="1721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noBreakHyphen/>
                <w:t>03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722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1B825C1" w14:textId="77777777" w:rsidR="00281062" w:rsidRPr="00281062" w:rsidRDefault="00281062" w:rsidP="00281062">
            <w:pPr>
              <w:spacing w:before="280" w:after="280" w:line="240" w:lineRule="auto"/>
              <w:rPr>
                <w:ins w:id="1723" w:author="Мария Савина" w:date="2026-08-20T00:37:00Z"/>
                <w:rFonts w:cs="Times New Roman"/>
                <w:color w:val="auto"/>
                <w:rPrChange w:id="1724" w:author="Мария Савина" w:date="2026-08-20T00:41:00Z" w16du:dateUtc="2026-08-19T22:41:00Z">
                  <w:rPr>
                    <w:ins w:id="1725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726" w:author="Мария Савина" w:date="2026-08-20T00:37:00Z">
              <w:r w:rsidRPr="00281062">
                <w:rPr>
                  <w:rFonts w:cs="Times New Roman"/>
                  <w:color w:val="auto"/>
                  <w:rPrChange w:id="1727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Клиент получает SMS-уведомление после создания заказа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728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708D554C" w14:textId="77777777" w:rsidR="00281062" w:rsidRPr="00281062" w:rsidRDefault="00281062" w:rsidP="00281062">
            <w:pPr>
              <w:spacing w:before="280" w:after="280" w:line="240" w:lineRule="auto"/>
              <w:rPr>
                <w:ins w:id="1729" w:author="Мария Савина" w:date="2026-08-20T00:37:00Z"/>
                <w:rFonts w:cs="Times New Roman"/>
                <w:color w:val="auto"/>
                <w:rPrChange w:id="1730" w:author="Мария Савина" w:date="2026-08-20T00:41:00Z" w16du:dateUtc="2026-08-19T22:41:00Z">
                  <w:rPr>
                    <w:ins w:id="1731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732" w:author="Мария Савина" w:date="2026-08-20T00:37:00Z">
              <w:r w:rsidRPr="00281062">
                <w:rPr>
                  <w:rFonts w:cs="Times New Roman"/>
                  <w:color w:val="auto"/>
                  <w:rPrChange w:id="1733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Проверить отправку SMS</w:t>
              </w:r>
            </w:ins>
          </w:p>
        </w:tc>
      </w:tr>
      <w:tr w:rsidR="00281062" w:rsidRPr="00281062" w14:paraId="0DA5981A" w14:textId="77777777" w:rsidTr="00281062">
        <w:trPr>
          <w:ins w:id="1734" w:author="Мария Савина" w:date="2026-08-20T00:37:00Z"/>
          <w:trPrChange w:id="1735" w:author="Мария Савина" w:date="2026-08-20T00:42:00Z" w16du:dateUtc="2026-08-19T22:42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736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FB85C3F" w14:textId="77777777" w:rsidR="00281062" w:rsidRPr="00281062" w:rsidRDefault="00281062" w:rsidP="00281062">
            <w:pPr>
              <w:spacing w:before="280" w:after="280" w:line="240" w:lineRule="auto"/>
              <w:rPr>
                <w:ins w:id="1737" w:author="Мария Савина" w:date="2026-08-20T00:37:00Z"/>
                <w:rFonts w:cs="Times New Roman"/>
                <w:color w:val="auto"/>
                <w:rPrChange w:id="1738" w:author="Мария Савина" w:date="2026-08-20T00:41:00Z" w16du:dateUtc="2026-08-19T22:41:00Z">
                  <w:rPr>
                    <w:ins w:id="1739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740" w:author="Мария Савина" w:date="2026-08-20T00:37:00Z">
              <w:r w:rsidRPr="00281062">
                <w:rPr>
                  <w:rFonts w:cs="Times New Roman"/>
                  <w:color w:val="auto"/>
                  <w:rPrChange w:id="1741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AC</w:t>
              </w:r>
              <w:r w:rsidRPr="00281062">
                <w:rPr>
                  <w:rFonts w:cs="Times New Roman"/>
                  <w:color w:val="auto"/>
                  <w:rPrChange w:id="1742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noBreakHyphen/>
                <w:t>04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743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EB7B06E" w14:textId="77777777" w:rsidR="00281062" w:rsidRPr="00281062" w:rsidRDefault="00281062" w:rsidP="00281062">
            <w:pPr>
              <w:spacing w:before="280" w:after="280" w:line="240" w:lineRule="auto"/>
              <w:rPr>
                <w:ins w:id="1744" w:author="Мария Савина" w:date="2026-08-20T00:37:00Z"/>
                <w:rFonts w:cs="Times New Roman"/>
                <w:color w:val="auto"/>
                <w:rPrChange w:id="1745" w:author="Мария Савина" w:date="2026-08-20T00:41:00Z" w16du:dateUtc="2026-08-19T22:41:00Z">
                  <w:rPr>
                    <w:ins w:id="1746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747" w:author="Мария Савина" w:date="2026-08-20T00:37:00Z">
              <w:r w:rsidRPr="00281062">
                <w:rPr>
                  <w:rFonts w:cs="Times New Roman"/>
                  <w:color w:val="auto"/>
                  <w:rPrChange w:id="1748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 xml:space="preserve">Клиент получает </w:t>
              </w:r>
              <w:proofErr w:type="spellStart"/>
              <w:r w:rsidRPr="00281062">
                <w:rPr>
                  <w:rFonts w:cs="Times New Roman"/>
                  <w:color w:val="auto"/>
                  <w:rPrChange w:id="1749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email</w:t>
              </w:r>
              <w:proofErr w:type="spellEnd"/>
              <w:r w:rsidRPr="00281062">
                <w:rPr>
                  <w:rFonts w:cs="Times New Roman"/>
                  <w:color w:val="auto"/>
                  <w:rPrChange w:id="1750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-уведомление после создания заказа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751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77F85A1A" w14:textId="77777777" w:rsidR="00281062" w:rsidRPr="00281062" w:rsidRDefault="00281062" w:rsidP="00281062">
            <w:pPr>
              <w:spacing w:before="280" w:after="280" w:line="240" w:lineRule="auto"/>
              <w:rPr>
                <w:ins w:id="1752" w:author="Мария Савина" w:date="2026-08-20T00:37:00Z"/>
                <w:rFonts w:cs="Times New Roman"/>
                <w:color w:val="auto"/>
                <w:rPrChange w:id="1753" w:author="Мария Савина" w:date="2026-08-20T00:41:00Z" w16du:dateUtc="2026-08-19T22:41:00Z">
                  <w:rPr>
                    <w:ins w:id="1754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755" w:author="Мария Савина" w:date="2026-08-20T00:37:00Z">
              <w:r w:rsidRPr="00281062">
                <w:rPr>
                  <w:rFonts w:cs="Times New Roman"/>
                  <w:color w:val="auto"/>
                  <w:rPrChange w:id="1756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 xml:space="preserve">Проверить отправку </w:t>
              </w:r>
              <w:proofErr w:type="spellStart"/>
              <w:r w:rsidRPr="00281062">
                <w:rPr>
                  <w:rFonts w:cs="Times New Roman"/>
                  <w:color w:val="auto"/>
                  <w:rPrChange w:id="1757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email</w:t>
              </w:r>
              <w:proofErr w:type="spellEnd"/>
            </w:ins>
          </w:p>
        </w:tc>
      </w:tr>
      <w:tr w:rsidR="00281062" w:rsidRPr="00281062" w14:paraId="675A43A3" w14:textId="77777777" w:rsidTr="00281062">
        <w:trPr>
          <w:ins w:id="1758" w:author="Мария Савина" w:date="2026-08-20T00:37:00Z"/>
          <w:trPrChange w:id="1759" w:author="Мария Савина" w:date="2026-08-20T00:42:00Z" w16du:dateUtc="2026-08-19T22:42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760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4C8CC47" w14:textId="77777777" w:rsidR="00281062" w:rsidRPr="00281062" w:rsidRDefault="00281062" w:rsidP="00281062">
            <w:pPr>
              <w:spacing w:before="280" w:after="280" w:line="240" w:lineRule="auto"/>
              <w:rPr>
                <w:ins w:id="1761" w:author="Мария Савина" w:date="2026-08-20T00:37:00Z"/>
                <w:rFonts w:cs="Times New Roman"/>
                <w:color w:val="auto"/>
                <w:rPrChange w:id="1762" w:author="Мария Савина" w:date="2026-08-20T00:41:00Z" w16du:dateUtc="2026-08-19T22:41:00Z">
                  <w:rPr>
                    <w:ins w:id="1763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764" w:author="Мария Савина" w:date="2026-08-20T00:37:00Z">
              <w:r w:rsidRPr="00281062">
                <w:rPr>
                  <w:rFonts w:cs="Times New Roman"/>
                  <w:color w:val="auto"/>
                  <w:rPrChange w:id="1765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AC</w:t>
              </w:r>
              <w:r w:rsidRPr="00281062">
                <w:rPr>
                  <w:rFonts w:cs="Times New Roman"/>
                  <w:color w:val="auto"/>
                  <w:rPrChange w:id="1766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noBreakHyphen/>
                <w:t>05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767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651876D" w14:textId="77777777" w:rsidR="00281062" w:rsidRPr="00281062" w:rsidRDefault="00281062" w:rsidP="00281062">
            <w:pPr>
              <w:spacing w:before="280" w:after="280" w:line="240" w:lineRule="auto"/>
              <w:rPr>
                <w:ins w:id="1768" w:author="Мария Савина" w:date="2026-08-20T00:37:00Z"/>
                <w:rFonts w:cs="Times New Roman"/>
                <w:color w:val="auto"/>
                <w:rPrChange w:id="1769" w:author="Мария Савина" w:date="2026-08-20T00:41:00Z" w16du:dateUtc="2026-08-19T22:41:00Z">
                  <w:rPr>
                    <w:ins w:id="1770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771" w:author="Мария Савина" w:date="2026-08-20T00:37:00Z">
              <w:r w:rsidRPr="00281062">
                <w:rPr>
                  <w:rFonts w:cs="Times New Roman"/>
                  <w:color w:val="auto"/>
                  <w:rPrChange w:id="1772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Клиент может подтвердить заказ по ссылке из уведомления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773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40C52CF3" w14:textId="77777777" w:rsidR="00281062" w:rsidRPr="00281062" w:rsidRDefault="00281062" w:rsidP="00281062">
            <w:pPr>
              <w:spacing w:before="280" w:after="280" w:line="240" w:lineRule="auto"/>
              <w:rPr>
                <w:ins w:id="1774" w:author="Мария Савина" w:date="2026-08-20T00:37:00Z"/>
                <w:rFonts w:cs="Times New Roman"/>
                <w:color w:val="auto"/>
                <w:rPrChange w:id="1775" w:author="Мария Савина" w:date="2026-08-20T00:41:00Z" w16du:dateUtc="2026-08-19T22:41:00Z">
                  <w:rPr>
                    <w:ins w:id="1776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777" w:author="Мария Савина" w:date="2026-08-20T00:37:00Z">
              <w:r w:rsidRPr="00281062">
                <w:rPr>
                  <w:rFonts w:cs="Times New Roman"/>
                  <w:color w:val="auto"/>
                  <w:rPrChange w:id="1778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Перейти по ссылке → статус обновлён</w:t>
              </w:r>
            </w:ins>
          </w:p>
        </w:tc>
      </w:tr>
      <w:tr w:rsidR="00281062" w:rsidRPr="00281062" w14:paraId="6B164388" w14:textId="77777777" w:rsidTr="00281062">
        <w:trPr>
          <w:ins w:id="1779" w:author="Мария Савина" w:date="2026-08-20T00:37:00Z"/>
          <w:trPrChange w:id="1780" w:author="Мария Савина" w:date="2026-08-20T00:42:00Z" w16du:dateUtc="2026-08-19T22:42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781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CE1AA7F" w14:textId="77777777" w:rsidR="00281062" w:rsidRPr="00281062" w:rsidRDefault="00281062" w:rsidP="00281062">
            <w:pPr>
              <w:spacing w:before="280" w:after="280" w:line="240" w:lineRule="auto"/>
              <w:rPr>
                <w:ins w:id="1782" w:author="Мария Савина" w:date="2026-08-20T00:37:00Z"/>
                <w:rFonts w:cs="Times New Roman"/>
                <w:color w:val="auto"/>
                <w:rPrChange w:id="1783" w:author="Мария Савина" w:date="2026-08-20T00:41:00Z" w16du:dateUtc="2026-08-19T22:41:00Z">
                  <w:rPr>
                    <w:ins w:id="1784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785" w:author="Мария Савина" w:date="2026-08-20T00:37:00Z">
              <w:r w:rsidRPr="00281062">
                <w:rPr>
                  <w:rFonts w:cs="Times New Roman"/>
                  <w:color w:val="auto"/>
                  <w:rPrChange w:id="1786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AC</w:t>
              </w:r>
              <w:r w:rsidRPr="00281062">
                <w:rPr>
                  <w:rFonts w:cs="Times New Roman"/>
                  <w:color w:val="auto"/>
                  <w:rPrChange w:id="1787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noBreakHyphen/>
                <w:t>06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788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48567B4A" w14:textId="77777777" w:rsidR="00281062" w:rsidRPr="00281062" w:rsidRDefault="00281062" w:rsidP="00281062">
            <w:pPr>
              <w:spacing w:before="280" w:after="280" w:line="240" w:lineRule="auto"/>
              <w:rPr>
                <w:ins w:id="1789" w:author="Мария Савина" w:date="2026-08-20T00:37:00Z"/>
                <w:rFonts w:cs="Times New Roman"/>
                <w:color w:val="auto"/>
                <w:rPrChange w:id="1790" w:author="Мария Савина" w:date="2026-08-20T00:41:00Z" w16du:dateUtc="2026-08-19T22:41:00Z">
                  <w:rPr>
                    <w:ins w:id="1791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792" w:author="Мария Савина" w:date="2026-08-20T00:37:00Z">
              <w:r w:rsidRPr="00281062">
                <w:rPr>
                  <w:rFonts w:cs="Times New Roman"/>
                  <w:color w:val="auto"/>
                  <w:rPrChange w:id="1793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Администратор видит все заказы в едином интерфейсе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794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38C4A5B8" w14:textId="77777777" w:rsidR="00281062" w:rsidRPr="00281062" w:rsidRDefault="00281062" w:rsidP="00281062">
            <w:pPr>
              <w:spacing w:before="280" w:after="280" w:line="240" w:lineRule="auto"/>
              <w:rPr>
                <w:ins w:id="1795" w:author="Мария Савина" w:date="2026-08-20T00:37:00Z"/>
                <w:rFonts w:cs="Times New Roman"/>
                <w:color w:val="auto"/>
                <w:rPrChange w:id="1796" w:author="Мария Савина" w:date="2026-08-20T00:41:00Z" w16du:dateUtc="2026-08-19T22:41:00Z">
                  <w:rPr>
                    <w:ins w:id="1797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798" w:author="Мария Савина" w:date="2026-08-20T00:37:00Z">
              <w:r w:rsidRPr="00281062">
                <w:rPr>
                  <w:rFonts w:cs="Times New Roman"/>
                  <w:color w:val="auto"/>
                  <w:rPrChange w:id="1799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Открыть раздел «Заказы»</w:t>
              </w:r>
            </w:ins>
          </w:p>
        </w:tc>
      </w:tr>
      <w:tr w:rsidR="00281062" w:rsidRPr="00281062" w14:paraId="67A901AE" w14:textId="77777777" w:rsidTr="00281062">
        <w:trPr>
          <w:ins w:id="1800" w:author="Мария Савина" w:date="2026-08-20T00:37:00Z"/>
          <w:trPrChange w:id="1801" w:author="Мария Савина" w:date="2026-08-20T00:42:00Z" w16du:dateUtc="2026-08-19T22:42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802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029A161" w14:textId="77777777" w:rsidR="00281062" w:rsidRPr="00281062" w:rsidRDefault="00281062" w:rsidP="00281062">
            <w:pPr>
              <w:spacing w:before="280" w:after="280" w:line="240" w:lineRule="auto"/>
              <w:rPr>
                <w:ins w:id="1803" w:author="Мария Савина" w:date="2026-08-20T00:37:00Z"/>
                <w:rFonts w:cs="Times New Roman"/>
                <w:color w:val="auto"/>
                <w:rPrChange w:id="1804" w:author="Мария Савина" w:date="2026-08-20T00:41:00Z" w16du:dateUtc="2026-08-19T22:41:00Z">
                  <w:rPr>
                    <w:ins w:id="1805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806" w:author="Мария Савина" w:date="2026-08-20T00:37:00Z">
              <w:r w:rsidRPr="00281062">
                <w:rPr>
                  <w:rFonts w:cs="Times New Roman"/>
                  <w:color w:val="auto"/>
                  <w:rPrChange w:id="1807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AC</w:t>
              </w:r>
              <w:r w:rsidRPr="00281062">
                <w:rPr>
                  <w:rFonts w:cs="Times New Roman"/>
                  <w:color w:val="auto"/>
                  <w:rPrChange w:id="1808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noBreakHyphen/>
                <w:t>07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809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820F282" w14:textId="77777777" w:rsidR="00281062" w:rsidRPr="00281062" w:rsidRDefault="00281062" w:rsidP="00281062">
            <w:pPr>
              <w:spacing w:before="280" w:after="280" w:line="240" w:lineRule="auto"/>
              <w:rPr>
                <w:ins w:id="1810" w:author="Мария Савина" w:date="2026-08-20T00:37:00Z"/>
                <w:rFonts w:cs="Times New Roman"/>
                <w:color w:val="auto"/>
                <w:rPrChange w:id="1811" w:author="Мария Савина" w:date="2026-08-20T00:41:00Z" w16du:dateUtc="2026-08-19T22:41:00Z">
                  <w:rPr>
                    <w:ins w:id="1812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813" w:author="Мария Савина" w:date="2026-08-20T00:37:00Z">
              <w:r w:rsidRPr="00281062">
                <w:rPr>
                  <w:rFonts w:cs="Times New Roman"/>
                  <w:color w:val="auto"/>
                  <w:rPrChange w:id="1814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Администратор видит статус каждого заказа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815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5304511F" w14:textId="77777777" w:rsidR="00281062" w:rsidRPr="00281062" w:rsidRDefault="00281062" w:rsidP="00281062">
            <w:pPr>
              <w:spacing w:before="280" w:after="280" w:line="240" w:lineRule="auto"/>
              <w:rPr>
                <w:ins w:id="1816" w:author="Мария Савина" w:date="2026-08-20T00:37:00Z"/>
                <w:rFonts w:cs="Times New Roman"/>
                <w:color w:val="auto"/>
                <w:rPrChange w:id="1817" w:author="Мария Савина" w:date="2026-08-20T00:41:00Z" w16du:dateUtc="2026-08-19T22:41:00Z">
                  <w:rPr>
                    <w:ins w:id="1818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819" w:author="Мария Савина" w:date="2026-08-20T00:37:00Z">
              <w:r w:rsidRPr="00281062">
                <w:rPr>
                  <w:rFonts w:cs="Times New Roman"/>
                  <w:color w:val="auto"/>
                  <w:rPrChange w:id="1820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Проверить статусы в списке</w:t>
              </w:r>
            </w:ins>
          </w:p>
        </w:tc>
      </w:tr>
      <w:tr w:rsidR="00281062" w:rsidRPr="00281062" w14:paraId="2D6DD032" w14:textId="77777777" w:rsidTr="00281062">
        <w:trPr>
          <w:ins w:id="1821" w:author="Мария Савина" w:date="2026-08-20T00:37:00Z"/>
          <w:trPrChange w:id="1822" w:author="Мария Савина" w:date="2026-08-20T00:42:00Z" w16du:dateUtc="2026-08-19T22:42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823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9B24DDF" w14:textId="77777777" w:rsidR="00281062" w:rsidRPr="00281062" w:rsidRDefault="00281062" w:rsidP="00281062">
            <w:pPr>
              <w:spacing w:before="280" w:after="280" w:line="240" w:lineRule="auto"/>
              <w:rPr>
                <w:ins w:id="1824" w:author="Мария Савина" w:date="2026-08-20T00:37:00Z"/>
                <w:rFonts w:cs="Times New Roman"/>
                <w:color w:val="auto"/>
                <w:rPrChange w:id="1825" w:author="Мария Савина" w:date="2026-08-20T00:41:00Z" w16du:dateUtc="2026-08-19T22:41:00Z">
                  <w:rPr>
                    <w:ins w:id="1826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827" w:author="Мария Савина" w:date="2026-08-20T00:37:00Z">
              <w:r w:rsidRPr="00281062">
                <w:rPr>
                  <w:rFonts w:cs="Times New Roman"/>
                  <w:color w:val="auto"/>
                  <w:rPrChange w:id="1828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AC</w:t>
              </w:r>
              <w:r w:rsidRPr="00281062">
                <w:rPr>
                  <w:rFonts w:cs="Times New Roman"/>
                  <w:color w:val="auto"/>
                  <w:rPrChange w:id="1829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noBreakHyphen/>
                <w:t>08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830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28623FCD" w14:textId="77777777" w:rsidR="00281062" w:rsidRPr="00281062" w:rsidRDefault="00281062" w:rsidP="00281062">
            <w:pPr>
              <w:spacing w:before="280" w:after="280" w:line="240" w:lineRule="auto"/>
              <w:rPr>
                <w:ins w:id="1831" w:author="Мария Савина" w:date="2026-08-20T00:37:00Z"/>
                <w:rFonts w:cs="Times New Roman"/>
                <w:color w:val="auto"/>
                <w:rPrChange w:id="1832" w:author="Мария Савина" w:date="2026-08-20T00:41:00Z" w16du:dateUtc="2026-08-19T22:41:00Z">
                  <w:rPr>
                    <w:ins w:id="1833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834" w:author="Мария Савина" w:date="2026-08-20T00:37:00Z">
              <w:r w:rsidRPr="00281062">
                <w:rPr>
                  <w:rFonts w:cs="Times New Roman"/>
                  <w:color w:val="auto"/>
                  <w:rPrChange w:id="1835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Заказ автоматически проверяется на наличие товаров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836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5C366281" w14:textId="77777777" w:rsidR="00281062" w:rsidRPr="00281062" w:rsidRDefault="00281062" w:rsidP="00281062">
            <w:pPr>
              <w:spacing w:before="280" w:after="280" w:line="240" w:lineRule="auto"/>
              <w:rPr>
                <w:ins w:id="1837" w:author="Мария Савина" w:date="2026-08-20T00:37:00Z"/>
                <w:rFonts w:cs="Times New Roman"/>
                <w:color w:val="auto"/>
                <w:rPrChange w:id="1838" w:author="Мария Савина" w:date="2026-08-20T00:41:00Z" w16du:dateUtc="2026-08-19T22:41:00Z">
                  <w:rPr>
                    <w:ins w:id="1839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840" w:author="Мария Савина" w:date="2026-08-20T00:37:00Z">
              <w:r w:rsidRPr="00281062">
                <w:rPr>
                  <w:rFonts w:cs="Times New Roman"/>
                  <w:color w:val="auto"/>
                  <w:rPrChange w:id="1841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Создать заказ → система сверяет со складом</w:t>
              </w:r>
            </w:ins>
          </w:p>
        </w:tc>
      </w:tr>
      <w:tr w:rsidR="00281062" w:rsidRPr="00281062" w14:paraId="4A09B68D" w14:textId="77777777" w:rsidTr="00281062">
        <w:trPr>
          <w:ins w:id="1842" w:author="Мария Савина" w:date="2026-08-20T00:37:00Z"/>
          <w:trPrChange w:id="1843" w:author="Мария Савина" w:date="2026-08-20T00:42:00Z" w16du:dateUtc="2026-08-19T22:42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844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8D8E621" w14:textId="77777777" w:rsidR="00281062" w:rsidRPr="00281062" w:rsidRDefault="00281062" w:rsidP="00281062">
            <w:pPr>
              <w:spacing w:before="280" w:after="280" w:line="240" w:lineRule="auto"/>
              <w:rPr>
                <w:ins w:id="1845" w:author="Мария Савина" w:date="2026-08-20T00:37:00Z"/>
                <w:rFonts w:cs="Times New Roman"/>
                <w:color w:val="auto"/>
                <w:rPrChange w:id="1846" w:author="Мария Савина" w:date="2026-08-20T00:41:00Z" w16du:dateUtc="2026-08-19T22:41:00Z">
                  <w:rPr>
                    <w:ins w:id="1847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848" w:author="Мария Савина" w:date="2026-08-20T00:37:00Z">
              <w:r w:rsidRPr="00281062">
                <w:rPr>
                  <w:rFonts w:cs="Times New Roman"/>
                  <w:color w:val="auto"/>
                  <w:rPrChange w:id="1849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AC</w:t>
              </w:r>
              <w:r w:rsidRPr="00281062">
                <w:rPr>
                  <w:rFonts w:cs="Times New Roman"/>
                  <w:color w:val="auto"/>
                  <w:rPrChange w:id="1850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noBreakHyphen/>
                <w:t>09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851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4016344" w14:textId="77777777" w:rsidR="00281062" w:rsidRPr="00281062" w:rsidRDefault="00281062" w:rsidP="00281062">
            <w:pPr>
              <w:spacing w:before="280" w:after="280" w:line="240" w:lineRule="auto"/>
              <w:rPr>
                <w:ins w:id="1852" w:author="Мария Савина" w:date="2026-08-20T00:37:00Z"/>
                <w:rFonts w:cs="Times New Roman"/>
                <w:color w:val="auto"/>
                <w:rPrChange w:id="1853" w:author="Мария Савина" w:date="2026-08-20T00:41:00Z" w16du:dateUtc="2026-08-19T22:41:00Z">
                  <w:rPr>
                    <w:ins w:id="1854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855" w:author="Мария Савина" w:date="2026-08-20T00:37:00Z">
              <w:r w:rsidRPr="00281062">
                <w:rPr>
                  <w:rFonts w:cs="Times New Roman"/>
                  <w:color w:val="auto"/>
                  <w:rPrChange w:id="1856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При отсутствии товара заказ автоматически отменяется с возвратом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857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244A1B65" w14:textId="77777777" w:rsidR="00281062" w:rsidRPr="00281062" w:rsidRDefault="00281062" w:rsidP="00281062">
            <w:pPr>
              <w:spacing w:before="280" w:after="280" w:line="240" w:lineRule="auto"/>
              <w:rPr>
                <w:ins w:id="1858" w:author="Мария Савина" w:date="2026-08-20T00:37:00Z"/>
                <w:rFonts w:cs="Times New Roman"/>
                <w:color w:val="auto"/>
                <w:rPrChange w:id="1859" w:author="Мария Савина" w:date="2026-08-20T00:41:00Z" w16du:dateUtc="2026-08-19T22:41:00Z">
                  <w:rPr>
                    <w:ins w:id="1860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861" w:author="Мария Савина" w:date="2026-08-20T00:37:00Z">
              <w:r w:rsidRPr="00281062">
                <w:rPr>
                  <w:rFonts w:cs="Times New Roman"/>
                  <w:color w:val="auto"/>
                  <w:rPrChange w:id="1862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Создать заказ на отсутствующий товар</w:t>
              </w:r>
            </w:ins>
          </w:p>
        </w:tc>
      </w:tr>
      <w:tr w:rsidR="00281062" w:rsidRPr="00281062" w14:paraId="384E8148" w14:textId="77777777" w:rsidTr="00281062">
        <w:trPr>
          <w:ins w:id="1863" w:author="Мария Савина" w:date="2026-08-20T00:37:00Z"/>
          <w:trPrChange w:id="1864" w:author="Мария Савина" w:date="2026-08-20T00:42:00Z" w16du:dateUtc="2026-08-19T22:42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865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1AD1649" w14:textId="77777777" w:rsidR="00281062" w:rsidRPr="00281062" w:rsidRDefault="00281062" w:rsidP="00281062">
            <w:pPr>
              <w:spacing w:before="280" w:after="280" w:line="240" w:lineRule="auto"/>
              <w:rPr>
                <w:ins w:id="1866" w:author="Мария Савина" w:date="2026-08-20T00:37:00Z"/>
                <w:rFonts w:cs="Times New Roman"/>
                <w:color w:val="auto"/>
                <w:rPrChange w:id="1867" w:author="Мария Савина" w:date="2026-08-20T00:41:00Z" w16du:dateUtc="2026-08-19T22:41:00Z">
                  <w:rPr>
                    <w:ins w:id="1868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869" w:author="Мария Савина" w:date="2026-08-20T00:37:00Z">
              <w:r w:rsidRPr="00281062">
                <w:rPr>
                  <w:rFonts w:cs="Times New Roman"/>
                  <w:color w:val="auto"/>
                  <w:rPrChange w:id="1870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lastRenderedPageBreak/>
                <w:t>AC</w:t>
              </w:r>
              <w:r w:rsidRPr="00281062">
                <w:rPr>
                  <w:rFonts w:cs="Times New Roman"/>
                  <w:color w:val="auto"/>
                  <w:rPrChange w:id="1871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noBreakHyphen/>
                <w:t>10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872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83CF146" w14:textId="77777777" w:rsidR="00281062" w:rsidRPr="00281062" w:rsidRDefault="00281062" w:rsidP="00281062">
            <w:pPr>
              <w:spacing w:before="280" w:after="280" w:line="240" w:lineRule="auto"/>
              <w:rPr>
                <w:ins w:id="1873" w:author="Мария Савина" w:date="2026-08-20T00:37:00Z"/>
                <w:rFonts w:cs="Times New Roman"/>
                <w:color w:val="auto"/>
                <w:rPrChange w:id="1874" w:author="Мария Савина" w:date="2026-08-20T00:41:00Z" w16du:dateUtc="2026-08-19T22:41:00Z">
                  <w:rPr>
                    <w:ins w:id="1875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876" w:author="Мария Савина" w:date="2026-08-20T00:37:00Z">
              <w:r w:rsidRPr="00281062">
                <w:rPr>
                  <w:rFonts w:cs="Times New Roman"/>
                  <w:color w:val="auto"/>
                  <w:rPrChange w:id="1877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Клиент может повторить предыдущий заказ в один клик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878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7500BC8E" w14:textId="77777777" w:rsidR="00281062" w:rsidRPr="00281062" w:rsidRDefault="00281062" w:rsidP="00281062">
            <w:pPr>
              <w:spacing w:before="280" w:after="280" w:line="240" w:lineRule="auto"/>
              <w:rPr>
                <w:ins w:id="1879" w:author="Мария Савина" w:date="2026-08-20T00:37:00Z"/>
                <w:rFonts w:cs="Times New Roman"/>
                <w:color w:val="auto"/>
                <w:rPrChange w:id="1880" w:author="Мария Савина" w:date="2026-08-20T00:41:00Z" w16du:dateUtc="2026-08-19T22:41:00Z">
                  <w:rPr>
                    <w:ins w:id="1881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882" w:author="Мария Савина" w:date="2026-08-20T00:37:00Z">
              <w:r w:rsidRPr="00281062">
                <w:rPr>
                  <w:rFonts w:cs="Times New Roman"/>
                  <w:color w:val="auto"/>
                  <w:rPrChange w:id="1883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Нажать «Повторить заказ» → заказ создан</w:t>
              </w:r>
            </w:ins>
          </w:p>
        </w:tc>
      </w:tr>
      <w:tr w:rsidR="00281062" w:rsidRPr="00281062" w14:paraId="1F017079" w14:textId="77777777" w:rsidTr="00281062">
        <w:trPr>
          <w:ins w:id="1884" w:author="Мария Савина" w:date="2026-08-20T00:37:00Z"/>
          <w:trPrChange w:id="1885" w:author="Мария Савина" w:date="2026-08-20T00:42:00Z" w16du:dateUtc="2026-08-19T22:42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886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6C27E00" w14:textId="77777777" w:rsidR="00281062" w:rsidRPr="00281062" w:rsidRDefault="00281062" w:rsidP="00281062">
            <w:pPr>
              <w:spacing w:before="280" w:after="280" w:line="240" w:lineRule="auto"/>
              <w:rPr>
                <w:ins w:id="1887" w:author="Мария Савина" w:date="2026-08-20T00:37:00Z"/>
                <w:rFonts w:cs="Times New Roman"/>
                <w:color w:val="auto"/>
                <w:rPrChange w:id="1888" w:author="Мария Савина" w:date="2026-08-20T00:41:00Z" w16du:dateUtc="2026-08-19T22:41:00Z">
                  <w:rPr>
                    <w:ins w:id="1889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890" w:author="Мария Савина" w:date="2026-08-20T00:37:00Z">
              <w:r w:rsidRPr="00281062">
                <w:rPr>
                  <w:rFonts w:cs="Times New Roman"/>
                  <w:color w:val="auto"/>
                  <w:rPrChange w:id="1891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AC</w:t>
              </w:r>
              <w:r w:rsidRPr="00281062">
                <w:rPr>
                  <w:rFonts w:cs="Times New Roman"/>
                  <w:color w:val="auto"/>
                  <w:rPrChange w:id="1892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noBreakHyphen/>
                <w:t>11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893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5E688D7B" w14:textId="77777777" w:rsidR="00281062" w:rsidRPr="00281062" w:rsidRDefault="00281062" w:rsidP="00281062">
            <w:pPr>
              <w:spacing w:before="280" w:after="280" w:line="240" w:lineRule="auto"/>
              <w:rPr>
                <w:ins w:id="1894" w:author="Мария Савина" w:date="2026-08-20T00:37:00Z"/>
                <w:rFonts w:cs="Times New Roman"/>
                <w:color w:val="auto"/>
                <w:rPrChange w:id="1895" w:author="Мария Савина" w:date="2026-08-20T00:41:00Z" w16du:dateUtc="2026-08-19T22:41:00Z">
                  <w:rPr>
                    <w:ins w:id="1896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897" w:author="Мария Савина" w:date="2026-08-20T00:37:00Z">
              <w:r w:rsidRPr="00281062">
                <w:rPr>
                  <w:rFonts w:cs="Times New Roman"/>
                  <w:color w:val="auto"/>
                  <w:rPrChange w:id="1898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Клиент может отслеживать статус заказа в личном кабинете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899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6C088C76" w14:textId="77777777" w:rsidR="00281062" w:rsidRPr="00281062" w:rsidRDefault="00281062" w:rsidP="00281062">
            <w:pPr>
              <w:spacing w:before="280" w:after="280" w:line="240" w:lineRule="auto"/>
              <w:rPr>
                <w:ins w:id="1900" w:author="Мария Савина" w:date="2026-08-20T00:37:00Z"/>
                <w:rFonts w:cs="Times New Roman"/>
                <w:color w:val="auto"/>
                <w:rPrChange w:id="1901" w:author="Мария Савина" w:date="2026-08-20T00:41:00Z" w16du:dateUtc="2026-08-19T22:41:00Z">
                  <w:rPr>
                    <w:ins w:id="1902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903" w:author="Мария Савина" w:date="2026-08-20T00:37:00Z">
              <w:r w:rsidRPr="00281062">
                <w:rPr>
                  <w:rFonts w:cs="Times New Roman"/>
                  <w:color w:val="auto"/>
                  <w:rPrChange w:id="1904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Войти в ЛК → проверить статус</w:t>
              </w:r>
            </w:ins>
          </w:p>
        </w:tc>
      </w:tr>
      <w:tr w:rsidR="00281062" w:rsidRPr="00281062" w14:paraId="79C06E66" w14:textId="77777777" w:rsidTr="00281062">
        <w:trPr>
          <w:ins w:id="1905" w:author="Мария Савина" w:date="2026-08-20T00:37:00Z"/>
          <w:trPrChange w:id="1906" w:author="Мария Савина" w:date="2026-08-20T00:42:00Z" w16du:dateUtc="2026-08-19T22:42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907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15449120" w14:textId="77777777" w:rsidR="00281062" w:rsidRPr="00281062" w:rsidRDefault="00281062" w:rsidP="00281062">
            <w:pPr>
              <w:spacing w:before="280" w:after="280" w:line="240" w:lineRule="auto"/>
              <w:rPr>
                <w:ins w:id="1908" w:author="Мария Савина" w:date="2026-08-20T00:37:00Z"/>
                <w:rFonts w:cs="Times New Roman"/>
                <w:color w:val="auto"/>
                <w:rPrChange w:id="1909" w:author="Мария Савина" w:date="2026-08-20T00:41:00Z" w16du:dateUtc="2026-08-19T22:41:00Z">
                  <w:rPr>
                    <w:ins w:id="1910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911" w:author="Мария Савина" w:date="2026-08-20T00:37:00Z">
              <w:r w:rsidRPr="00281062">
                <w:rPr>
                  <w:rFonts w:cs="Times New Roman"/>
                  <w:color w:val="auto"/>
                  <w:rPrChange w:id="1912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AC</w:t>
              </w:r>
              <w:r w:rsidRPr="00281062">
                <w:rPr>
                  <w:rFonts w:cs="Times New Roman"/>
                  <w:color w:val="auto"/>
                  <w:rPrChange w:id="1913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noBreakHyphen/>
                <w:t>12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914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028030D3" w14:textId="77777777" w:rsidR="00281062" w:rsidRPr="00281062" w:rsidRDefault="00281062" w:rsidP="00281062">
            <w:pPr>
              <w:spacing w:before="280" w:after="280" w:line="240" w:lineRule="auto"/>
              <w:rPr>
                <w:ins w:id="1915" w:author="Мария Савина" w:date="2026-08-20T00:37:00Z"/>
                <w:rFonts w:cs="Times New Roman"/>
                <w:color w:val="auto"/>
                <w:rPrChange w:id="1916" w:author="Мария Савина" w:date="2026-08-20T00:41:00Z" w16du:dateUtc="2026-08-19T22:41:00Z">
                  <w:rPr>
                    <w:ins w:id="1917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918" w:author="Мария Савина" w:date="2026-08-20T00:37:00Z">
              <w:r w:rsidRPr="00281062">
                <w:rPr>
                  <w:rFonts w:cs="Times New Roman"/>
                  <w:color w:val="auto"/>
                  <w:rPrChange w:id="1919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Клиент может изменять дату доставки в личном кабинете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920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0ADDCAF9" w14:textId="77777777" w:rsidR="00281062" w:rsidRPr="00281062" w:rsidRDefault="00281062" w:rsidP="00281062">
            <w:pPr>
              <w:spacing w:before="280" w:after="280" w:line="240" w:lineRule="auto"/>
              <w:rPr>
                <w:ins w:id="1921" w:author="Мария Савина" w:date="2026-08-20T00:37:00Z"/>
                <w:rFonts w:cs="Times New Roman"/>
                <w:color w:val="auto"/>
                <w:rPrChange w:id="1922" w:author="Мария Савина" w:date="2026-08-20T00:41:00Z" w16du:dateUtc="2026-08-19T22:41:00Z">
                  <w:rPr>
                    <w:ins w:id="1923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924" w:author="Мария Савина" w:date="2026-08-20T00:37:00Z">
              <w:r w:rsidRPr="00281062">
                <w:rPr>
                  <w:rFonts w:cs="Times New Roman"/>
                  <w:color w:val="auto"/>
                  <w:rPrChange w:id="1925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Изменить дату → статус обновлён</w:t>
              </w:r>
            </w:ins>
          </w:p>
        </w:tc>
      </w:tr>
      <w:tr w:rsidR="00281062" w:rsidRPr="00281062" w14:paraId="5116D0D0" w14:textId="77777777" w:rsidTr="00281062">
        <w:trPr>
          <w:ins w:id="1926" w:author="Мария Савина" w:date="2026-08-20T00:37:00Z"/>
          <w:trPrChange w:id="1927" w:author="Мария Савина" w:date="2026-08-20T00:42:00Z" w16du:dateUtc="2026-08-19T22:42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928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6583BE0" w14:textId="77777777" w:rsidR="00281062" w:rsidRPr="00281062" w:rsidRDefault="00281062" w:rsidP="00281062">
            <w:pPr>
              <w:spacing w:before="280" w:after="280" w:line="240" w:lineRule="auto"/>
              <w:rPr>
                <w:ins w:id="1929" w:author="Мария Савина" w:date="2026-08-20T00:37:00Z"/>
                <w:rFonts w:cs="Times New Roman"/>
                <w:color w:val="auto"/>
                <w:rPrChange w:id="1930" w:author="Мария Савина" w:date="2026-08-20T00:41:00Z" w16du:dateUtc="2026-08-19T22:41:00Z">
                  <w:rPr>
                    <w:ins w:id="1931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932" w:author="Мария Савина" w:date="2026-08-20T00:37:00Z">
              <w:r w:rsidRPr="00281062">
                <w:rPr>
                  <w:rFonts w:cs="Times New Roman"/>
                  <w:color w:val="auto"/>
                  <w:rPrChange w:id="1933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AC</w:t>
              </w:r>
              <w:r w:rsidRPr="00281062">
                <w:rPr>
                  <w:rFonts w:cs="Times New Roman"/>
                  <w:color w:val="auto"/>
                  <w:rPrChange w:id="1934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noBreakHyphen/>
                <w:t>13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935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1FDE29B" w14:textId="77777777" w:rsidR="00281062" w:rsidRPr="00281062" w:rsidRDefault="00281062" w:rsidP="00281062">
            <w:pPr>
              <w:spacing w:before="280" w:after="280" w:line="240" w:lineRule="auto"/>
              <w:rPr>
                <w:ins w:id="1936" w:author="Мария Савина" w:date="2026-08-20T00:37:00Z"/>
                <w:rFonts w:cs="Times New Roman"/>
                <w:color w:val="auto"/>
                <w:rPrChange w:id="1937" w:author="Мария Савина" w:date="2026-08-20T00:41:00Z" w16du:dateUtc="2026-08-19T22:41:00Z">
                  <w:rPr>
                    <w:ins w:id="1938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939" w:author="Мария Савина" w:date="2026-08-20T00:37:00Z">
              <w:r w:rsidRPr="00281062">
                <w:rPr>
                  <w:rFonts w:cs="Times New Roman"/>
                  <w:color w:val="auto"/>
                  <w:rPrChange w:id="1940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Страница загрузки товаров — не более 3 секунд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941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63EB332A" w14:textId="77777777" w:rsidR="00281062" w:rsidRPr="00281062" w:rsidRDefault="00281062" w:rsidP="00281062">
            <w:pPr>
              <w:spacing w:before="280" w:after="280" w:line="240" w:lineRule="auto"/>
              <w:rPr>
                <w:ins w:id="1942" w:author="Мария Савина" w:date="2026-08-20T00:37:00Z"/>
                <w:rFonts w:cs="Times New Roman"/>
                <w:color w:val="auto"/>
                <w:rPrChange w:id="1943" w:author="Мария Савина" w:date="2026-08-20T00:41:00Z" w16du:dateUtc="2026-08-19T22:41:00Z">
                  <w:rPr>
                    <w:ins w:id="1944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945" w:author="Мария Савина" w:date="2026-08-20T00:37:00Z">
              <w:r w:rsidRPr="00281062">
                <w:rPr>
                  <w:rFonts w:cs="Times New Roman"/>
                  <w:color w:val="auto"/>
                  <w:rPrChange w:id="1946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Замерить время загрузки</w:t>
              </w:r>
            </w:ins>
          </w:p>
        </w:tc>
      </w:tr>
      <w:tr w:rsidR="00281062" w:rsidRPr="00281062" w14:paraId="0A93F8CA" w14:textId="77777777" w:rsidTr="00281062">
        <w:trPr>
          <w:ins w:id="1947" w:author="Мария Савина" w:date="2026-08-20T00:37:00Z"/>
          <w:trPrChange w:id="1948" w:author="Мария Савина" w:date="2026-08-20T00:42:00Z" w16du:dateUtc="2026-08-19T22:42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949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3558D62" w14:textId="77777777" w:rsidR="00281062" w:rsidRPr="00281062" w:rsidRDefault="00281062" w:rsidP="00281062">
            <w:pPr>
              <w:spacing w:before="280" w:after="280" w:line="240" w:lineRule="auto"/>
              <w:rPr>
                <w:ins w:id="1950" w:author="Мария Савина" w:date="2026-08-20T00:37:00Z"/>
                <w:rFonts w:cs="Times New Roman"/>
                <w:color w:val="auto"/>
                <w:rPrChange w:id="1951" w:author="Мария Савина" w:date="2026-08-20T00:41:00Z" w16du:dateUtc="2026-08-19T22:41:00Z">
                  <w:rPr>
                    <w:ins w:id="1952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953" w:author="Мария Савина" w:date="2026-08-20T00:37:00Z">
              <w:r w:rsidRPr="00281062">
                <w:rPr>
                  <w:rFonts w:cs="Times New Roman"/>
                  <w:color w:val="auto"/>
                  <w:rPrChange w:id="1954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AC</w:t>
              </w:r>
              <w:r w:rsidRPr="00281062">
                <w:rPr>
                  <w:rFonts w:cs="Times New Roman"/>
                  <w:color w:val="auto"/>
                  <w:rPrChange w:id="1955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noBreakHyphen/>
                <w:t>14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956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341DCFEE" w14:textId="77777777" w:rsidR="00281062" w:rsidRPr="00281062" w:rsidRDefault="00281062" w:rsidP="00281062">
            <w:pPr>
              <w:spacing w:before="280" w:after="280" w:line="240" w:lineRule="auto"/>
              <w:rPr>
                <w:ins w:id="1957" w:author="Мария Савина" w:date="2026-08-20T00:37:00Z"/>
                <w:rFonts w:cs="Times New Roman"/>
                <w:color w:val="auto"/>
                <w:rPrChange w:id="1958" w:author="Мария Савина" w:date="2026-08-20T00:41:00Z" w16du:dateUtc="2026-08-19T22:41:00Z">
                  <w:rPr>
                    <w:ins w:id="1959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960" w:author="Мария Савина" w:date="2026-08-20T00:37:00Z">
              <w:r w:rsidRPr="00281062">
                <w:rPr>
                  <w:rFonts w:cs="Times New Roman"/>
                  <w:color w:val="auto"/>
                  <w:rPrChange w:id="1961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Оформление заказа — не более 5 шагов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962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76BEA384" w14:textId="77777777" w:rsidR="00281062" w:rsidRPr="00281062" w:rsidRDefault="00281062" w:rsidP="00281062">
            <w:pPr>
              <w:spacing w:before="280" w:after="280" w:line="240" w:lineRule="auto"/>
              <w:rPr>
                <w:ins w:id="1963" w:author="Мария Савина" w:date="2026-08-20T00:37:00Z"/>
                <w:rFonts w:cs="Times New Roman"/>
                <w:color w:val="auto"/>
                <w:rPrChange w:id="1964" w:author="Мария Савина" w:date="2026-08-20T00:41:00Z" w16du:dateUtc="2026-08-19T22:41:00Z">
                  <w:rPr>
                    <w:ins w:id="1965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966" w:author="Мария Савина" w:date="2026-08-20T00:37:00Z">
              <w:r w:rsidRPr="00281062">
                <w:rPr>
                  <w:rFonts w:cs="Times New Roman"/>
                  <w:color w:val="auto"/>
                  <w:rPrChange w:id="1967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Пройти сценарий</w:t>
              </w:r>
            </w:ins>
          </w:p>
        </w:tc>
      </w:tr>
      <w:tr w:rsidR="00281062" w:rsidRPr="00281062" w14:paraId="5B01D478" w14:textId="77777777" w:rsidTr="00281062">
        <w:trPr>
          <w:ins w:id="1968" w:author="Мария Савина" w:date="2026-08-20T00:37:00Z"/>
          <w:trPrChange w:id="1969" w:author="Мария Савина" w:date="2026-08-20T00:42:00Z" w16du:dateUtc="2026-08-19T22:42:00Z">
            <w:trPr>
              <w:gridAfter w:val="0"/>
            </w:trPr>
          </w:trPrChange>
        </w:trPr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  <w:tcPrChange w:id="1970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69BC1E58" w14:textId="77777777" w:rsidR="00281062" w:rsidRPr="00281062" w:rsidRDefault="00281062" w:rsidP="00281062">
            <w:pPr>
              <w:spacing w:before="280" w:after="280" w:line="240" w:lineRule="auto"/>
              <w:rPr>
                <w:ins w:id="1971" w:author="Мария Савина" w:date="2026-08-20T00:37:00Z"/>
                <w:rFonts w:cs="Times New Roman"/>
                <w:color w:val="auto"/>
                <w:rPrChange w:id="1972" w:author="Мария Савина" w:date="2026-08-20T00:41:00Z" w16du:dateUtc="2026-08-19T22:41:00Z">
                  <w:rPr>
                    <w:ins w:id="1973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974" w:author="Мария Савина" w:date="2026-08-20T00:37:00Z">
              <w:r w:rsidRPr="00281062">
                <w:rPr>
                  <w:rFonts w:cs="Times New Roman"/>
                  <w:color w:val="auto"/>
                  <w:rPrChange w:id="1975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AC</w:t>
              </w:r>
              <w:r w:rsidRPr="00281062">
                <w:rPr>
                  <w:rFonts w:cs="Times New Roman"/>
                  <w:color w:val="auto"/>
                  <w:rPrChange w:id="1976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noBreakHyphen/>
                <w:t>15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  <w:tcPrChange w:id="1977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240" w:type="dxa"/>
                </w:tcMar>
                <w:vAlign w:val="center"/>
                <w:hideMark/>
              </w:tcPr>
            </w:tcPrChange>
          </w:tcPr>
          <w:p w14:paraId="70E50250" w14:textId="77777777" w:rsidR="00281062" w:rsidRPr="00281062" w:rsidRDefault="00281062" w:rsidP="00281062">
            <w:pPr>
              <w:spacing w:before="280" w:after="280" w:line="240" w:lineRule="auto"/>
              <w:rPr>
                <w:ins w:id="1978" w:author="Мария Савина" w:date="2026-08-20T00:37:00Z"/>
                <w:rFonts w:cs="Times New Roman"/>
                <w:color w:val="auto"/>
                <w:rPrChange w:id="1979" w:author="Мария Савина" w:date="2026-08-20T00:41:00Z" w16du:dateUtc="2026-08-19T22:41:00Z">
                  <w:rPr>
                    <w:ins w:id="1980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981" w:author="Мария Савина" w:date="2026-08-20T00:37:00Z">
              <w:r w:rsidRPr="00281062">
                <w:rPr>
                  <w:rFonts w:cs="Times New Roman"/>
                  <w:color w:val="auto"/>
                  <w:rPrChange w:id="1982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Уведомление приходит в течение 1 минуты</w:t>
              </w:r>
            </w:ins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  <w:tcPrChange w:id="1983" w:author="Мария Савина" w:date="2026-08-20T00:42:00Z" w16du:dateUtc="2026-08-19T22:42:00Z">
              <w:tcPr>
                <w:tcW w:w="0" w:type="auto"/>
                <w:gridSpan w:val="2"/>
                <w:shd w:val="clear" w:color="auto" w:fill="FFFFFF"/>
                <w:tcMar>
                  <w:top w:w="150" w:type="dxa"/>
                  <w:left w:w="240" w:type="dxa"/>
                  <w:bottom w:w="150" w:type="dxa"/>
                  <w:right w:w="0" w:type="dxa"/>
                </w:tcMar>
                <w:vAlign w:val="center"/>
                <w:hideMark/>
              </w:tcPr>
            </w:tcPrChange>
          </w:tcPr>
          <w:p w14:paraId="1C96A9EE" w14:textId="77777777" w:rsidR="00281062" w:rsidRPr="00281062" w:rsidRDefault="00281062" w:rsidP="00281062">
            <w:pPr>
              <w:spacing w:before="280" w:after="280" w:line="240" w:lineRule="auto"/>
              <w:rPr>
                <w:ins w:id="1984" w:author="Мария Савина" w:date="2026-08-20T00:37:00Z"/>
                <w:rFonts w:cs="Times New Roman"/>
                <w:color w:val="auto"/>
                <w:rPrChange w:id="1985" w:author="Мария Савина" w:date="2026-08-20T00:41:00Z" w16du:dateUtc="2026-08-19T22:41:00Z">
                  <w:rPr>
                    <w:ins w:id="1986" w:author="Мария Савина" w:date="2026-08-20T00:37:00Z"/>
                    <w:i/>
                    <w:iCs/>
                    <w:color w:val="595959"/>
                  </w:rPr>
                </w:rPrChange>
              </w:rPr>
            </w:pPr>
            <w:ins w:id="1987" w:author="Мария Савина" w:date="2026-08-20T00:37:00Z">
              <w:r w:rsidRPr="00281062">
                <w:rPr>
                  <w:rFonts w:cs="Times New Roman"/>
                  <w:color w:val="auto"/>
                  <w:rPrChange w:id="1988" w:author="Мария Савина" w:date="2026-08-20T00:41:00Z" w16du:dateUtc="2026-08-19T22:41:00Z">
                    <w:rPr>
                      <w:i/>
                      <w:iCs/>
                      <w:color w:val="595959"/>
                    </w:rPr>
                  </w:rPrChange>
                </w:rPr>
                <w:t>Замерить время доставки</w:t>
              </w:r>
            </w:ins>
          </w:p>
        </w:tc>
      </w:tr>
    </w:tbl>
    <w:p w14:paraId="5839425D" w14:textId="179E69DB" w:rsidR="009A0F1B" w:rsidRPr="00281062" w:rsidDel="00281062" w:rsidRDefault="00000000">
      <w:pPr>
        <w:rPr>
          <w:del w:id="1989" w:author="Мария Савина" w:date="2026-08-20T00:37:00Z" w16du:dateUtc="2026-08-19T22:37:00Z"/>
          <w:rFonts w:cs="Times New Roman"/>
          <w:color w:val="auto"/>
          <w:rPrChange w:id="1990" w:author="Мария Савина" w:date="2026-08-20T00:41:00Z" w16du:dateUtc="2026-08-19T22:41:00Z">
            <w:rPr>
              <w:del w:id="1991" w:author="Мария Савина" w:date="2026-08-20T00:37:00Z" w16du:dateUtc="2026-08-19T22:37:00Z"/>
              <w:i/>
              <w:iCs/>
              <w:color w:val="595959"/>
            </w:rPr>
          </w:rPrChange>
        </w:rPr>
      </w:pPr>
      <w:del w:id="1992" w:author="Мария Савина" w:date="2026-08-20T00:37:00Z" w16du:dateUtc="2026-08-19T22:37:00Z">
        <w:r w:rsidRPr="00281062" w:rsidDel="00281062">
          <w:rPr>
            <w:rFonts w:cs="Times New Roman"/>
            <w:color w:val="auto"/>
            <w:rPrChange w:id="1993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delText>Опишите критерии для проверки работоспособности спроектированного решения — его используют QA-инженеры (тестировщики) для составления тест-кейсов</w:delText>
        </w:r>
      </w:del>
    </w:p>
    <w:p w14:paraId="27B3C75F" w14:textId="77777777" w:rsidR="009A0F1B" w:rsidRPr="00281062" w:rsidRDefault="009A0F1B">
      <w:pPr>
        <w:rPr>
          <w:rFonts w:cs="Times New Roman"/>
          <w:b/>
          <w:bCs/>
          <w:color w:val="auto"/>
          <w:sz w:val="48"/>
          <w:szCs w:val="48"/>
          <w:rPrChange w:id="1994" w:author="Мария Савина" w:date="2026-08-20T00:41:00Z" w16du:dateUtc="2026-08-19T22:41:00Z">
            <w:rPr>
              <w:b/>
              <w:bCs/>
              <w:sz w:val="48"/>
              <w:szCs w:val="48"/>
            </w:rPr>
          </w:rPrChange>
        </w:rPr>
      </w:pPr>
    </w:p>
    <w:p w14:paraId="12611099" w14:textId="77777777" w:rsidR="00281062" w:rsidRPr="00281062" w:rsidRDefault="00281062">
      <w:pPr>
        <w:pStyle w:val="10"/>
        <w:rPr>
          <w:ins w:id="1995" w:author="Мария Савина" w:date="2026-08-20T00:37:00Z" w16du:dateUtc="2026-08-19T22:37:00Z"/>
          <w:rFonts w:eastAsia="Arial Unicode MS"/>
          <w:color w:val="auto"/>
          <w:rPrChange w:id="1996" w:author="Мария Савина" w:date="2026-08-20T00:41:00Z" w16du:dateUtc="2026-08-19T22:41:00Z">
            <w:rPr>
              <w:ins w:id="1997" w:author="Мария Савина" w:date="2026-08-20T00:37:00Z" w16du:dateUtc="2026-08-19T22:37:00Z"/>
              <w:rFonts w:eastAsia="Arial Unicode MS" w:cs="Arial Unicode MS"/>
            </w:rPr>
          </w:rPrChange>
        </w:rPr>
      </w:pPr>
      <w:bookmarkStart w:id="1998" w:name="_in1rg"/>
      <w:bookmarkStart w:id="1999" w:name="_Toc4"/>
      <w:bookmarkEnd w:id="1998"/>
    </w:p>
    <w:p w14:paraId="4930EF82" w14:textId="77777777" w:rsidR="00281062" w:rsidRPr="00281062" w:rsidRDefault="00281062">
      <w:pPr>
        <w:pStyle w:val="10"/>
        <w:rPr>
          <w:ins w:id="2000" w:author="Мария Савина" w:date="2026-08-20T00:37:00Z" w16du:dateUtc="2026-08-19T22:37:00Z"/>
          <w:rFonts w:eastAsia="Arial Unicode MS"/>
          <w:color w:val="auto"/>
          <w:rPrChange w:id="2001" w:author="Мария Савина" w:date="2026-08-20T00:41:00Z" w16du:dateUtc="2026-08-19T22:41:00Z">
            <w:rPr>
              <w:ins w:id="2002" w:author="Мария Савина" w:date="2026-08-20T00:37:00Z" w16du:dateUtc="2026-08-19T22:37:00Z"/>
              <w:rFonts w:eastAsia="Arial Unicode MS" w:cs="Arial Unicode MS"/>
            </w:rPr>
          </w:rPrChange>
        </w:rPr>
      </w:pPr>
    </w:p>
    <w:p w14:paraId="36F45C55" w14:textId="30C67987" w:rsidR="009A0F1B" w:rsidRPr="00281062" w:rsidRDefault="00000000">
      <w:pPr>
        <w:pStyle w:val="10"/>
        <w:rPr>
          <w:color w:val="auto"/>
          <w:rPrChange w:id="2003" w:author="Мария Савина" w:date="2026-08-20T00:41:00Z" w16du:dateUtc="2026-08-19T22:41:00Z">
            <w:rPr/>
          </w:rPrChange>
        </w:rPr>
      </w:pPr>
      <w:r w:rsidRPr="00281062">
        <w:rPr>
          <w:rFonts w:eastAsia="Arial Unicode MS"/>
          <w:color w:val="auto"/>
          <w:rPrChange w:id="2004" w:author="Мария Савина" w:date="2026-08-20T00:41:00Z" w16du:dateUtc="2026-08-19T22:41:00Z">
            <w:rPr>
              <w:rFonts w:eastAsia="Arial Unicode MS" w:cs="Arial Unicode MS"/>
            </w:rPr>
          </w:rPrChange>
        </w:rPr>
        <w:t>Возможные риски и ограничения</w:t>
      </w:r>
      <w:bookmarkEnd w:id="1999"/>
    </w:p>
    <w:p w14:paraId="5786F408" w14:textId="77777777" w:rsidR="009A0F1B" w:rsidRPr="00281062" w:rsidRDefault="00000000">
      <w:pPr>
        <w:spacing w:line="240" w:lineRule="auto"/>
        <w:rPr>
          <w:rFonts w:cs="Times New Roman"/>
          <w:color w:val="auto"/>
          <w:rPrChange w:id="2005" w:author="Мария Савина" w:date="2026-08-20T00:41:00Z" w16du:dateUtc="2026-08-19T22:41:00Z">
            <w:rPr/>
          </w:rPrChange>
        </w:rPr>
      </w:pPr>
      <w:r w:rsidRPr="00281062">
        <w:rPr>
          <w:rFonts w:cs="Times New Roman"/>
          <w:color w:val="auto"/>
          <w:rPrChange w:id="2006" w:author="Мария Савина" w:date="2026-08-20T00:41:00Z" w16du:dateUtc="2026-08-19T22:41:00Z">
            <w:rPr/>
          </w:rPrChange>
        </w:rPr>
        <w:t>При реализации проекта возможны такие риски:</w:t>
      </w:r>
    </w:p>
    <w:tbl>
      <w:tblPr>
        <w:tblStyle w:val="TableNormal"/>
        <w:tblW w:w="936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PrChange w:id="2007" w:author="Мария Савина" w:date="2026-08-20T00:37:00Z" w16du:dateUtc="2026-08-19T22:37:00Z">
          <w:tblPr>
            <w:tblStyle w:val="TableNormal"/>
            <w:tblW w:w="9360" w:type="dxa"/>
            <w:tblInd w:w="108" w:type="dxa"/>
            <w:tblBorders>
              <w:top w:val="single" w:sz="8" w:space="0" w:color="FFFFFF"/>
              <w:left w:val="single" w:sz="8" w:space="0" w:color="FFFFFF"/>
              <w:bottom w:val="single" w:sz="8" w:space="0" w:color="FFFFFF"/>
              <w:right w:val="single" w:sz="8" w:space="0" w:color="FFFFFF"/>
              <w:insideH w:val="single" w:sz="8" w:space="0" w:color="FFFFFF"/>
              <w:insideV w:val="single" w:sz="8" w:space="0" w:color="FFFFFF"/>
            </w:tblBorders>
            <w:shd w:val="clear" w:color="auto" w:fill="CED7E7"/>
            <w:tblLayout w:type="fixed"/>
            <w:tblCellMar>
              <w:top w:w="0" w:type="dxa"/>
              <w:left w:w="0" w:type="dxa"/>
              <w:bottom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852"/>
        <w:gridCol w:w="4512"/>
        <w:gridCol w:w="3996"/>
        <w:tblGridChange w:id="2008">
          <w:tblGrid>
            <w:gridCol w:w="852"/>
            <w:gridCol w:w="4512"/>
            <w:gridCol w:w="3996"/>
          </w:tblGrid>
        </w:tblGridChange>
      </w:tblGrid>
      <w:tr w:rsidR="009A0F1B" w:rsidRPr="00281062" w:rsidDel="00281062" w14:paraId="47838A8A" w14:textId="3D4E0850" w:rsidTr="00281062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2009" w:author="Мария Савина" w:date="2026-08-20T00:37:00Z" w16du:dateUtc="2026-08-19T22:37:00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300"/>
          <w:del w:id="2010" w:author="Мария Савина" w:date="2026-08-20T00:37:00Z" w16du:dateUtc="2026-08-19T22:37:00Z"/>
          <w:trPrChange w:id="2011" w:author="Мария Савина" w:date="2026-08-20T00:37:00Z" w16du:dateUtc="2026-08-19T22:37:00Z">
            <w:trPr>
              <w:trHeight w:val="300"/>
            </w:trPr>
          </w:trPrChange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tcMar>
              <w:top w:w="80" w:type="dxa"/>
              <w:left w:w="80" w:type="dxa"/>
              <w:bottom w:w="80" w:type="dxa"/>
              <w:right w:w="80" w:type="dxa"/>
            </w:tcMar>
            <w:tcPrChange w:id="2012" w:author="Мария Савина" w:date="2026-08-20T00:37:00Z" w16du:dateUtc="2026-08-19T22:37:00Z">
              <w:tcPr>
                <w:tcW w:w="851" w:type="dxa"/>
                <w:tcBorders>
                  <w:top w:val="single" w:sz="4" w:space="0" w:color="C9C9C9"/>
                  <w:left w:val="single" w:sz="4" w:space="0" w:color="DBDBDB"/>
                  <w:bottom w:val="single" w:sz="4" w:space="0" w:color="C9C9C9"/>
                  <w:right w:val="single" w:sz="4" w:space="0" w:color="C9C9C9"/>
                </w:tcBorders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</w:tcPrChange>
          </w:tcPr>
          <w:p w14:paraId="6F4CB7DC" w14:textId="0EB0B7CE" w:rsidR="009A0F1B" w:rsidRPr="00281062" w:rsidDel="00281062" w:rsidRDefault="00000000">
            <w:pPr>
              <w:jc w:val="center"/>
              <w:rPr>
                <w:del w:id="2013" w:author="Мария Савина" w:date="2026-08-20T00:37:00Z" w16du:dateUtc="2026-08-19T22:37:00Z"/>
                <w:rFonts w:cs="Times New Roman"/>
                <w:color w:val="auto"/>
                <w:rPrChange w:id="2014" w:author="Мария Савина" w:date="2026-08-20T00:41:00Z" w16du:dateUtc="2026-08-19T22:41:00Z">
                  <w:rPr>
                    <w:del w:id="2015" w:author="Мария Савина" w:date="2026-08-20T00:37:00Z" w16du:dateUtc="2026-08-19T22:37:00Z"/>
                  </w:rPr>
                </w:rPrChange>
              </w:rPr>
            </w:pPr>
            <w:del w:id="2016" w:author="Мария Савина" w:date="2026-08-20T00:37:00Z" w16du:dateUtc="2026-08-19T22:37:00Z">
              <w:r w:rsidRPr="00281062" w:rsidDel="00281062">
                <w:rPr>
                  <w:rFonts w:cs="Times New Roman"/>
                  <w:color w:val="auto"/>
                  <w:rPrChange w:id="2017" w:author="Мария Савина" w:date="2026-08-20T00:41:00Z" w16du:dateUtc="2026-08-19T22:41:00Z">
                    <w:rPr/>
                  </w:rPrChange>
                </w:rPr>
                <w:delText>№ п/п</w:delText>
              </w:r>
            </w:del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80" w:type="dxa"/>
              <w:left w:w="80" w:type="dxa"/>
              <w:bottom w:w="80" w:type="dxa"/>
              <w:right w:w="80" w:type="dxa"/>
            </w:tcMar>
            <w:tcPrChange w:id="2018" w:author="Мария Савина" w:date="2026-08-20T00:37:00Z" w16du:dateUtc="2026-08-19T22:37:00Z">
              <w:tcPr>
                <w:tcW w:w="4512" w:type="dxa"/>
                <w:tcBorders>
                  <w:top w:val="single" w:sz="4" w:space="0" w:color="C9C9C9"/>
                  <w:left w:val="single" w:sz="4" w:space="0" w:color="C9C9C9"/>
                  <w:bottom w:val="single" w:sz="4" w:space="0" w:color="C9C9C9"/>
                  <w:right w:val="single" w:sz="4" w:space="0" w:color="C9C9C9"/>
                </w:tcBorders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</w:tcPrChange>
          </w:tcPr>
          <w:p w14:paraId="6D3674C5" w14:textId="7A1A6BBD" w:rsidR="009A0F1B" w:rsidRPr="00281062" w:rsidDel="00281062" w:rsidRDefault="00000000">
            <w:pPr>
              <w:spacing w:after="0" w:line="240" w:lineRule="auto"/>
              <w:jc w:val="center"/>
              <w:rPr>
                <w:del w:id="2019" w:author="Мария Савина" w:date="2026-08-20T00:37:00Z" w16du:dateUtc="2026-08-19T22:37:00Z"/>
                <w:rFonts w:cs="Times New Roman"/>
                <w:color w:val="auto"/>
                <w:rPrChange w:id="2020" w:author="Мария Савина" w:date="2026-08-20T00:41:00Z" w16du:dateUtc="2026-08-19T22:41:00Z">
                  <w:rPr>
                    <w:del w:id="2021" w:author="Мария Савина" w:date="2026-08-20T00:37:00Z" w16du:dateUtc="2026-08-19T22:37:00Z"/>
                  </w:rPr>
                </w:rPrChange>
              </w:rPr>
            </w:pPr>
            <w:del w:id="2022" w:author="Мария Савина" w:date="2026-08-20T00:37:00Z" w16du:dateUtc="2026-08-19T22:37:00Z">
              <w:r w:rsidRPr="00281062" w:rsidDel="00281062">
                <w:rPr>
                  <w:rFonts w:cs="Times New Roman"/>
                  <w:b/>
                  <w:bCs/>
                  <w:color w:val="auto"/>
                  <w:rPrChange w:id="2023" w:author="Мария Савина" w:date="2026-08-20T00:41:00Z" w16du:dateUtc="2026-08-19T22:41:00Z">
                    <w:rPr>
                      <w:b/>
                      <w:bCs/>
                    </w:rPr>
                  </w:rPrChange>
                </w:rPr>
                <w:delText>Риск (R) / Ограничение (BR)</w:delText>
              </w:r>
            </w:del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tcMar>
              <w:top w:w="80" w:type="dxa"/>
              <w:left w:w="80" w:type="dxa"/>
              <w:bottom w:w="80" w:type="dxa"/>
              <w:right w:w="80" w:type="dxa"/>
            </w:tcMar>
            <w:tcPrChange w:id="2024" w:author="Мария Савина" w:date="2026-08-20T00:37:00Z" w16du:dateUtc="2026-08-19T22:37:00Z">
              <w:tcPr>
                <w:tcW w:w="3996" w:type="dxa"/>
                <w:tcBorders>
                  <w:top w:val="single" w:sz="4" w:space="0" w:color="C9C9C9"/>
                  <w:left w:val="single" w:sz="4" w:space="0" w:color="C9C9C9"/>
                  <w:bottom w:val="single" w:sz="4" w:space="0" w:color="C9C9C9"/>
                  <w:right w:val="single" w:sz="4" w:space="0" w:color="DBDBDB"/>
                </w:tcBorders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</w:tcPrChange>
          </w:tcPr>
          <w:p w14:paraId="5D2AA186" w14:textId="51EE4807" w:rsidR="009A0F1B" w:rsidRPr="00281062" w:rsidDel="00281062" w:rsidRDefault="00000000">
            <w:pPr>
              <w:spacing w:after="0" w:line="240" w:lineRule="auto"/>
              <w:jc w:val="center"/>
              <w:rPr>
                <w:del w:id="2025" w:author="Мария Савина" w:date="2026-08-20T00:37:00Z" w16du:dateUtc="2026-08-19T22:37:00Z"/>
                <w:rFonts w:cs="Times New Roman"/>
                <w:color w:val="auto"/>
                <w:rPrChange w:id="2026" w:author="Мария Савина" w:date="2026-08-20T00:41:00Z" w16du:dateUtc="2026-08-19T22:41:00Z">
                  <w:rPr>
                    <w:del w:id="2027" w:author="Мария Савина" w:date="2026-08-20T00:37:00Z" w16du:dateUtc="2026-08-19T22:37:00Z"/>
                  </w:rPr>
                </w:rPrChange>
              </w:rPr>
            </w:pPr>
            <w:del w:id="2028" w:author="Мария Савина" w:date="2026-08-20T00:37:00Z" w16du:dateUtc="2026-08-19T22:37:00Z">
              <w:r w:rsidRPr="00281062" w:rsidDel="00281062">
                <w:rPr>
                  <w:rFonts w:cs="Times New Roman"/>
                  <w:b/>
                  <w:bCs/>
                  <w:color w:val="auto"/>
                  <w:rPrChange w:id="2029" w:author="Мария Савина" w:date="2026-08-20T00:41:00Z" w16du:dateUtc="2026-08-19T22:41:00Z">
                    <w:rPr>
                      <w:b/>
                      <w:bCs/>
                    </w:rPr>
                  </w:rPrChange>
                </w:rPr>
                <w:delText>Комментарий</w:delText>
              </w:r>
            </w:del>
          </w:p>
        </w:tc>
      </w:tr>
      <w:tr w:rsidR="009A0F1B" w:rsidRPr="00281062" w:rsidDel="00281062" w14:paraId="461DE40B" w14:textId="31701276" w:rsidTr="00281062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2030" w:author="Мария Савина" w:date="2026-08-20T00:37:00Z" w16du:dateUtc="2026-08-19T22:37:00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300"/>
          <w:del w:id="2031" w:author="Мария Савина" w:date="2026-08-20T00:37:00Z" w16du:dateUtc="2026-08-19T22:37:00Z"/>
          <w:trPrChange w:id="2032" w:author="Мария Савина" w:date="2026-08-20T00:37:00Z" w16du:dateUtc="2026-08-19T22:37:00Z">
            <w:trPr>
              <w:trHeight w:val="300"/>
            </w:trPr>
          </w:trPrChange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tcMar>
              <w:top w:w="80" w:type="dxa"/>
              <w:left w:w="80" w:type="dxa"/>
              <w:bottom w:w="80" w:type="dxa"/>
              <w:right w:w="80" w:type="dxa"/>
            </w:tcMar>
            <w:tcPrChange w:id="2033" w:author="Мария Савина" w:date="2026-08-20T00:37:00Z" w16du:dateUtc="2026-08-19T22:37:00Z">
              <w:tcPr>
                <w:tcW w:w="851" w:type="dxa"/>
                <w:tcBorders>
                  <w:top w:val="single" w:sz="4" w:space="0" w:color="C9C9C9"/>
                  <w:left w:val="single" w:sz="4" w:space="0" w:color="DBDBDB"/>
                  <w:bottom w:val="single" w:sz="4" w:space="0" w:color="C9C9C9"/>
                  <w:right w:val="single" w:sz="4" w:space="0" w:color="C9C9C9"/>
                </w:tcBorders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</w:tcPrChange>
          </w:tcPr>
          <w:p w14:paraId="1C66A973" w14:textId="5992B0AD" w:rsidR="009A0F1B" w:rsidRPr="00281062" w:rsidDel="00281062" w:rsidRDefault="00000000">
            <w:pPr>
              <w:spacing w:after="0" w:line="240" w:lineRule="auto"/>
              <w:rPr>
                <w:del w:id="2034" w:author="Мария Савина" w:date="2026-08-20T00:37:00Z" w16du:dateUtc="2026-08-19T22:37:00Z"/>
                <w:rFonts w:cs="Times New Roman"/>
                <w:color w:val="auto"/>
                <w:rPrChange w:id="2035" w:author="Мария Савина" w:date="2026-08-20T00:41:00Z" w16du:dateUtc="2026-08-19T22:41:00Z">
                  <w:rPr>
                    <w:del w:id="2036" w:author="Мария Савина" w:date="2026-08-20T00:37:00Z" w16du:dateUtc="2026-08-19T22:37:00Z"/>
                  </w:rPr>
                </w:rPrChange>
              </w:rPr>
            </w:pPr>
            <w:del w:id="2037" w:author="Мария Савина" w:date="2026-08-20T00:37:00Z" w16du:dateUtc="2026-08-19T22:37:00Z">
              <w:r w:rsidRPr="00281062" w:rsidDel="00281062">
                <w:rPr>
                  <w:rFonts w:cs="Times New Roman"/>
                  <w:b/>
                  <w:bCs/>
                  <w:color w:val="auto"/>
                  <w:rPrChange w:id="2038" w:author="Мария Савина" w:date="2026-08-20T00:41:00Z" w16du:dateUtc="2026-08-19T22:41:00Z">
                    <w:rPr>
                      <w:b/>
                      <w:bCs/>
                    </w:rPr>
                  </w:rPrChange>
                </w:rPr>
                <w:delText>1</w:delText>
              </w:r>
            </w:del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80" w:type="dxa"/>
              <w:left w:w="80" w:type="dxa"/>
              <w:bottom w:w="80" w:type="dxa"/>
              <w:right w:w="80" w:type="dxa"/>
            </w:tcMar>
            <w:tcPrChange w:id="2039" w:author="Мария Савина" w:date="2026-08-20T00:37:00Z" w16du:dateUtc="2026-08-19T22:37:00Z">
              <w:tcPr>
                <w:tcW w:w="4512" w:type="dxa"/>
                <w:tcBorders>
                  <w:top w:val="single" w:sz="4" w:space="0" w:color="C9C9C9"/>
                  <w:left w:val="single" w:sz="4" w:space="0" w:color="C9C9C9"/>
                  <w:bottom w:val="single" w:sz="4" w:space="0" w:color="C9C9C9"/>
                  <w:right w:val="single" w:sz="4" w:space="0" w:color="C9C9C9"/>
                </w:tcBorders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</w:tcPrChange>
          </w:tcPr>
          <w:p w14:paraId="297F6809" w14:textId="6B90B316" w:rsidR="009A0F1B" w:rsidRPr="00281062" w:rsidDel="00281062" w:rsidRDefault="009A0F1B">
            <w:pPr>
              <w:rPr>
                <w:del w:id="2040" w:author="Мария Савина" w:date="2026-08-20T00:37:00Z" w16du:dateUtc="2026-08-19T22:37:00Z"/>
                <w:rFonts w:cs="Times New Roman"/>
                <w:color w:val="auto"/>
                <w:rPrChange w:id="2041" w:author="Мария Савина" w:date="2026-08-20T00:41:00Z" w16du:dateUtc="2026-08-19T22:41:00Z">
                  <w:rPr>
                    <w:del w:id="2042" w:author="Мария Савина" w:date="2026-08-20T00:37:00Z" w16du:dateUtc="2026-08-19T22:37:00Z"/>
                  </w:rPr>
                </w:rPrChange>
              </w:rPr>
            </w:pP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tcMar>
              <w:top w:w="80" w:type="dxa"/>
              <w:left w:w="80" w:type="dxa"/>
              <w:bottom w:w="80" w:type="dxa"/>
              <w:right w:w="80" w:type="dxa"/>
            </w:tcMar>
            <w:tcPrChange w:id="2043" w:author="Мария Савина" w:date="2026-08-20T00:37:00Z" w16du:dateUtc="2026-08-19T22:37:00Z">
              <w:tcPr>
                <w:tcW w:w="3996" w:type="dxa"/>
                <w:tcBorders>
                  <w:top w:val="single" w:sz="4" w:space="0" w:color="C9C9C9"/>
                  <w:left w:val="single" w:sz="4" w:space="0" w:color="C9C9C9"/>
                  <w:bottom w:val="single" w:sz="4" w:space="0" w:color="C9C9C9"/>
                  <w:right w:val="single" w:sz="4" w:space="0" w:color="DBDBDB"/>
                </w:tcBorders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</w:tcPrChange>
          </w:tcPr>
          <w:p w14:paraId="17C6F125" w14:textId="293355D2" w:rsidR="009A0F1B" w:rsidRPr="00281062" w:rsidDel="00281062" w:rsidRDefault="009A0F1B">
            <w:pPr>
              <w:rPr>
                <w:del w:id="2044" w:author="Мария Савина" w:date="2026-08-20T00:37:00Z" w16du:dateUtc="2026-08-19T22:37:00Z"/>
                <w:rFonts w:cs="Times New Roman"/>
                <w:color w:val="auto"/>
                <w:rPrChange w:id="2045" w:author="Мария Савина" w:date="2026-08-20T00:41:00Z" w16du:dateUtc="2026-08-19T22:41:00Z">
                  <w:rPr>
                    <w:del w:id="2046" w:author="Мария Савина" w:date="2026-08-20T00:37:00Z" w16du:dateUtc="2026-08-19T22:37:00Z"/>
                  </w:rPr>
                </w:rPrChange>
              </w:rPr>
            </w:pPr>
          </w:p>
        </w:tc>
      </w:tr>
      <w:tr w:rsidR="009A0F1B" w:rsidRPr="00281062" w:rsidDel="00281062" w14:paraId="2CE23B5F" w14:textId="5B0B9359" w:rsidTr="00281062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2047" w:author="Мария Савина" w:date="2026-08-20T00:37:00Z" w16du:dateUtc="2026-08-19T22:37:00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trHeight w:val="300"/>
          <w:del w:id="2048" w:author="Мария Савина" w:date="2026-08-20T00:37:00Z" w16du:dateUtc="2026-08-19T22:37:00Z"/>
          <w:trPrChange w:id="2049" w:author="Мария Савина" w:date="2026-08-20T00:37:00Z" w16du:dateUtc="2026-08-19T22:37:00Z">
            <w:trPr>
              <w:trHeight w:val="300"/>
            </w:trPr>
          </w:trPrChange>
        </w:trPr>
        <w:tc>
          <w:tcPr>
            <w:tcW w:w="852" w:type="dxa"/>
            <w:tcBorders>
              <w:top w:val="single" w:sz="4" w:space="0" w:color="C9C9C9"/>
              <w:left w:val="single" w:sz="4" w:space="0" w:color="DBDBDB"/>
              <w:bottom w:val="single" w:sz="4" w:space="0" w:color="C9C9C9"/>
              <w:right w:val="single" w:sz="4" w:space="0" w:color="C9C9C9"/>
            </w:tcBorders>
            <w:tcMar>
              <w:top w:w="80" w:type="dxa"/>
              <w:left w:w="80" w:type="dxa"/>
              <w:bottom w:w="80" w:type="dxa"/>
              <w:right w:w="80" w:type="dxa"/>
            </w:tcMar>
            <w:tcPrChange w:id="2050" w:author="Мария Савина" w:date="2026-08-20T00:37:00Z" w16du:dateUtc="2026-08-19T22:37:00Z">
              <w:tcPr>
                <w:tcW w:w="851" w:type="dxa"/>
                <w:tcBorders>
                  <w:top w:val="single" w:sz="4" w:space="0" w:color="C9C9C9"/>
                  <w:left w:val="single" w:sz="4" w:space="0" w:color="DBDBDB"/>
                  <w:bottom w:val="single" w:sz="4" w:space="0" w:color="C9C9C9"/>
                  <w:right w:val="single" w:sz="4" w:space="0" w:color="C9C9C9"/>
                </w:tcBorders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</w:tcPrChange>
          </w:tcPr>
          <w:p w14:paraId="03C25E67" w14:textId="775EB674" w:rsidR="009A0F1B" w:rsidRPr="00281062" w:rsidDel="00281062" w:rsidRDefault="00000000">
            <w:pPr>
              <w:spacing w:after="0" w:line="240" w:lineRule="auto"/>
              <w:rPr>
                <w:del w:id="2051" w:author="Мария Савина" w:date="2026-08-20T00:37:00Z" w16du:dateUtc="2026-08-19T22:37:00Z"/>
                <w:rFonts w:cs="Times New Roman"/>
                <w:color w:val="auto"/>
                <w:rPrChange w:id="2052" w:author="Мария Савина" w:date="2026-08-20T00:41:00Z" w16du:dateUtc="2026-08-19T22:41:00Z">
                  <w:rPr>
                    <w:del w:id="2053" w:author="Мария Савина" w:date="2026-08-20T00:37:00Z" w16du:dateUtc="2026-08-19T22:37:00Z"/>
                  </w:rPr>
                </w:rPrChange>
              </w:rPr>
            </w:pPr>
            <w:del w:id="2054" w:author="Мария Савина" w:date="2026-08-20T00:37:00Z" w16du:dateUtc="2026-08-19T22:37:00Z">
              <w:r w:rsidRPr="00281062" w:rsidDel="00281062">
                <w:rPr>
                  <w:rFonts w:cs="Times New Roman"/>
                  <w:b/>
                  <w:bCs/>
                  <w:color w:val="auto"/>
                  <w:rPrChange w:id="2055" w:author="Мария Савина" w:date="2026-08-20T00:41:00Z" w16du:dateUtc="2026-08-19T22:41:00Z">
                    <w:rPr>
                      <w:b/>
                      <w:bCs/>
                    </w:rPr>
                  </w:rPrChange>
                </w:rPr>
                <w:delText>2</w:delText>
              </w:r>
            </w:del>
          </w:p>
        </w:tc>
        <w:tc>
          <w:tcPr>
            <w:tcW w:w="4512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C9C9C9"/>
            </w:tcBorders>
            <w:tcMar>
              <w:top w:w="80" w:type="dxa"/>
              <w:left w:w="80" w:type="dxa"/>
              <w:bottom w:w="80" w:type="dxa"/>
              <w:right w:w="80" w:type="dxa"/>
            </w:tcMar>
            <w:tcPrChange w:id="2056" w:author="Мария Савина" w:date="2026-08-20T00:37:00Z" w16du:dateUtc="2026-08-19T22:37:00Z">
              <w:tcPr>
                <w:tcW w:w="4512" w:type="dxa"/>
                <w:tcBorders>
                  <w:top w:val="single" w:sz="4" w:space="0" w:color="C9C9C9"/>
                  <w:left w:val="single" w:sz="4" w:space="0" w:color="C9C9C9"/>
                  <w:bottom w:val="single" w:sz="4" w:space="0" w:color="C9C9C9"/>
                  <w:right w:val="single" w:sz="4" w:space="0" w:color="C9C9C9"/>
                </w:tcBorders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</w:tcPrChange>
          </w:tcPr>
          <w:p w14:paraId="52AC582E" w14:textId="078A6AD8" w:rsidR="009A0F1B" w:rsidRPr="00281062" w:rsidDel="00281062" w:rsidRDefault="009A0F1B">
            <w:pPr>
              <w:rPr>
                <w:del w:id="2057" w:author="Мария Савина" w:date="2026-08-20T00:37:00Z" w16du:dateUtc="2026-08-19T22:37:00Z"/>
                <w:rFonts w:cs="Times New Roman"/>
                <w:color w:val="auto"/>
                <w:rPrChange w:id="2058" w:author="Мария Савина" w:date="2026-08-20T00:41:00Z" w16du:dateUtc="2026-08-19T22:41:00Z">
                  <w:rPr>
                    <w:del w:id="2059" w:author="Мария Савина" w:date="2026-08-20T00:37:00Z" w16du:dateUtc="2026-08-19T22:37:00Z"/>
                  </w:rPr>
                </w:rPrChange>
              </w:rPr>
            </w:pPr>
          </w:p>
        </w:tc>
        <w:tc>
          <w:tcPr>
            <w:tcW w:w="3996" w:type="dxa"/>
            <w:tcBorders>
              <w:top w:val="single" w:sz="4" w:space="0" w:color="C9C9C9"/>
              <w:left w:val="single" w:sz="4" w:space="0" w:color="C9C9C9"/>
              <w:bottom w:val="single" w:sz="4" w:space="0" w:color="C9C9C9"/>
              <w:right w:val="single" w:sz="4" w:space="0" w:color="DBDBDB"/>
            </w:tcBorders>
            <w:tcMar>
              <w:top w:w="80" w:type="dxa"/>
              <w:left w:w="80" w:type="dxa"/>
              <w:bottom w:w="80" w:type="dxa"/>
              <w:right w:w="80" w:type="dxa"/>
            </w:tcMar>
            <w:tcPrChange w:id="2060" w:author="Мария Савина" w:date="2026-08-20T00:37:00Z" w16du:dateUtc="2026-08-19T22:37:00Z">
              <w:tcPr>
                <w:tcW w:w="3996" w:type="dxa"/>
                <w:tcBorders>
                  <w:top w:val="single" w:sz="4" w:space="0" w:color="C9C9C9"/>
                  <w:left w:val="single" w:sz="4" w:space="0" w:color="C9C9C9"/>
                  <w:bottom w:val="single" w:sz="4" w:space="0" w:color="C9C9C9"/>
                  <w:right w:val="single" w:sz="4" w:space="0" w:color="DBDBDB"/>
                </w:tcBorders>
                <w:tcMar>
                  <w:top w:w="80" w:type="dxa"/>
                  <w:left w:w="80" w:type="dxa"/>
                  <w:bottom w:w="80" w:type="dxa"/>
                  <w:right w:w="80" w:type="dxa"/>
                </w:tcMar>
              </w:tcPr>
            </w:tcPrChange>
          </w:tcPr>
          <w:p w14:paraId="38BFB07B" w14:textId="643186C1" w:rsidR="009A0F1B" w:rsidRPr="00281062" w:rsidDel="00281062" w:rsidRDefault="009A0F1B">
            <w:pPr>
              <w:rPr>
                <w:del w:id="2061" w:author="Мария Савина" w:date="2026-08-20T00:37:00Z" w16du:dateUtc="2026-08-19T22:37:00Z"/>
                <w:rFonts w:cs="Times New Roman"/>
                <w:color w:val="auto"/>
                <w:rPrChange w:id="2062" w:author="Мария Савина" w:date="2026-08-20T00:41:00Z" w16du:dateUtc="2026-08-19T22:41:00Z">
                  <w:rPr>
                    <w:del w:id="2063" w:author="Мария Савина" w:date="2026-08-20T00:37:00Z" w16du:dateUtc="2026-08-19T22:37:00Z"/>
                  </w:rPr>
                </w:rPrChange>
              </w:rPr>
            </w:pPr>
          </w:p>
        </w:tc>
      </w:tr>
    </w:tbl>
    <w:tbl>
      <w:tblPr>
        <w:tblStyle w:val="TableNormal"/>
        <w:tblW w:w="9360" w:type="dxa"/>
        <w:tblInd w:w="11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PrChange w:id="2064" w:author="Мария Савина" w:date="2026-08-20T00:44:00Z" w16du:dateUtc="2026-08-19T22:44:00Z">
          <w:tblPr>
            <w:tblStyle w:val="TableNormal"/>
            <w:tblW w:w="9360" w:type="dxa"/>
            <w:tblInd w:w="113" w:type="dxa"/>
            <w:tblCellMar>
              <w:top w:w="0" w:type="dxa"/>
              <w:left w:w="0" w:type="dxa"/>
              <w:bottom w:w="0" w:type="dxa"/>
              <w:right w:w="0" w:type="dxa"/>
            </w:tblCellMar>
            <w:tblLook w:val="04A0" w:firstRow="1" w:lastRow="0" w:firstColumn="1" w:lastColumn="0" w:noHBand="0" w:noVBand="1"/>
          </w:tblPr>
        </w:tblPrChange>
      </w:tblPr>
      <w:tblGrid>
        <w:gridCol w:w="366"/>
        <w:gridCol w:w="3121"/>
        <w:gridCol w:w="5873"/>
        <w:tblGridChange w:id="2065">
          <w:tblGrid>
            <w:gridCol w:w="5"/>
            <w:gridCol w:w="339"/>
            <w:gridCol w:w="27"/>
            <w:gridCol w:w="2813"/>
            <w:gridCol w:w="308"/>
            <w:gridCol w:w="5873"/>
            <w:gridCol w:w="545"/>
          </w:tblGrid>
        </w:tblGridChange>
      </w:tblGrid>
      <w:tr w:rsidR="009C54E2" w:rsidRPr="009C54E2" w14:paraId="41F86081" w14:textId="77777777" w:rsidTr="009C54E2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2066" w:author="Мария Савина" w:date="2026-08-20T00:44:00Z" w16du:dateUtc="2026-08-19T22:44:00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ins w:id="2067" w:author="Мария Савина" w:date="2026-08-20T00:44:00Z" w16du:dateUtc="2026-08-19T22:44:00Z"/>
        </w:trPr>
        <w:tc>
          <w:tcPr>
            <w:tcW w:w="0" w:type="auto"/>
            <w:hideMark/>
            <w:tcPrChange w:id="2068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257BC98B" w14:textId="77777777" w:rsidR="009C54E2" w:rsidRPr="009C54E2" w:rsidRDefault="009C54E2" w:rsidP="009C54E2">
            <w:pPr>
              <w:spacing w:after="0" w:line="240" w:lineRule="auto"/>
              <w:rPr>
                <w:ins w:id="2069" w:author="Мария Савина" w:date="2026-08-20T00:44:00Z" w16du:dateUtc="2026-08-19T22:44:00Z"/>
                <w:rFonts w:eastAsia="Times New Roman" w:cs="Times New Roman"/>
                <w:b/>
                <w:bCs/>
                <w:color w:val="0F1115"/>
                <w:rPrChange w:id="2070" w:author="Мария Савина" w:date="2026-08-20T00:44:00Z" w16du:dateUtc="2026-08-19T22:44:00Z">
                  <w:rPr>
                    <w:ins w:id="2071" w:author="Мария Савина" w:date="2026-08-20T00:44:00Z" w16du:dateUtc="2026-08-19T22:44:00Z"/>
                    <w:rFonts w:ascii="Segoe UI" w:eastAsia="Times New Roman" w:hAnsi="Segoe UI" w:cs="Segoe UI"/>
                    <w:b/>
                    <w:bCs/>
                    <w:color w:val="0F1115"/>
                  </w:rPr>
                </w:rPrChange>
              </w:rPr>
            </w:pPr>
            <w:ins w:id="2072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073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lastRenderedPageBreak/>
                <w:t>№ п/п</w:t>
              </w:r>
            </w:ins>
          </w:p>
        </w:tc>
        <w:tc>
          <w:tcPr>
            <w:tcW w:w="0" w:type="auto"/>
            <w:hideMark/>
            <w:tcPrChange w:id="2074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18EF8D93" w14:textId="77777777" w:rsidR="009C54E2" w:rsidRPr="009C54E2" w:rsidRDefault="009C54E2" w:rsidP="009C54E2">
            <w:pPr>
              <w:spacing w:after="0" w:line="240" w:lineRule="auto"/>
              <w:rPr>
                <w:ins w:id="2075" w:author="Мария Савина" w:date="2026-08-20T00:44:00Z" w16du:dateUtc="2026-08-19T22:44:00Z"/>
                <w:rFonts w:eastAsia="Times New Roman" w:cs="Times New Roman"/>
                <w:b/>
                <w:bCs/>
                <w:color w:val="0F1115"/>
                <w:rPrChange w:id="2076" w:author="Мария Савина" w:date="2026-08-20T00:44:00Z" w16du:dateUtc="2026-08-19T22:44:00Z">
                  <w:rPr>
                    <w:ins w:id="2077" w:author="Мария Савина" w:date="2026-08-20T00:44:00Z" w16du:dateUtc="2026-08-19T22:44:00Z"/>
                    <w:rFonts w:ascii="Segoe UI" w:eastAsia="Times New Roman" w:hAnsi="Segoe UI" w:cs="Segoe UI"/>
                    <w:b/>
                    <w:bCs/>
                    <w:color w:val="0F1115"/>
                  </w:rPr>
                </w:rPrChange>
              </w:rPr>
            </w:pPr>
            <w:ins w:id="2078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079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Риск (R) / Ограничение (BR)</w:t>
              </w:r>
            </w:ins>
          </w:p>
        </w:tc>
        <w:tc>
          <w:tcPr>
            <w:tcW w:w="0" w:type="auto"/>
            <w:hideMark/>
            <w:tcPrChange w:id="2080" w:author="Мария Савина" w:date="2026-08-20T00:44:00Z" w16du:dateUtc="2026-08-19T22:44:00Z">
              <w:tcPr>
                <w:tcW w:w="0" w:type="auto"/>
                <w:gridSpan w:val="3"/>
                <w:hideMark/>
              </w:tcPr>
            </w:tcPrChange>
          </w:tcPr>
          <w:p w14:paraId="3916FD18" w14:textId="77777777" w:rsidR="009C54E2" w:rsidRPr="009C54E2" w:rsidRDefault="009C54E2" w:rsidP="009C54E2">
            <w:pPr>
              <w:spacing w:after="0" w:line="240" w:lineRule="auto"/>
              <w:rPr>
                <w:ins w:id="2081" w:author="Мария Савина" w:date="2026-08-20T00:44:00Z" w16du:dateUtc="2026-08-19T22:44:00Z"/>
                <w:rFonts w:eastAsia="Times New Roman" w:cs="Times New Roman"/>
                <w:b/>
                <w:bCs/>
                <w:color w:val="0F1115"/>
                <w:rPrChange w:id="2082" w:author="Мария Савина" w:date="2026-08-20T00:44:00Z" w16du:dateUtc="2026-08-19T22:44:00Z">
                  <w:rPr>
                    <w:ins w:id="2083" w:author="Мария Савина" w:date="2026-08-20T00:44:00Z" w16du:dateUtc="2026-08-19T22:44:00Z"/>
                    <w:rFonts w:ascii="Segoe UI" w:eastAsia="Times New Roman" w:hAnsi="Segoe UI" w:cs="Segoe UI"/>
                    <w:b/>
                    <w:bCs/>
                    <w:color w:val="0F1115"/>
                  </w:rPr>
                </w:rPrChange>
              </w:rPr>
            </w:pPr>
            <w:ins w:id="2084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085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Комментарий / Меры по снижению</w:t>
              </w:r>
            </w:ins>
          </w:p>
        </w:tc>
      </w:tr>
      <w:tr w:rsidR="009C54E2" w:rsidRPr="009C54E2" w14:paraId="3FC7FDAB" w14:textId="77777777" w:rsidTr="009C54E2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2086" w:author="Мария Савина" w:date="2026-08-20T00:44:00Z" w16du:dateUtc="2026-08-19T22:44:00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ins w:id="2087" w:author="Мария Савина" w:date="2026-08-20T00:44:00Z" w16du:dateUtc="2026-08-19T22:44:00Z"/>
        </w:trPr>
        <w:tc>
          <w:tcPr>
            <w:tcW w:w="0" w:type="auto"/>
            <w:hideMark/>
            <w:tcPrChange w:id="2088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709B0615" w14:textId="77777777" w:rsidR="009C54E2" w:rsidRPr="009C54E2" w:rsidRDefault="009C54E2" w:rsidP="009C54E2">
            <w:pPr>
              <w:spacing w:after="0" w:line="240" w:lineRule="auto"/>
              <w:rPr>
                <w:ins w:id="2089" w:author="Мария Савина" w:date="2026-08-20T00:44:00Z" w16du:dateUtc="2026-08-19T22:44:00Z"/>
                <w:rFonts w:eastAsia="Times New Roman" w:cs="Times New Roman"/>
                <w:color w:val="0F1115"/>
                <w:rPrChange w:id="2090" w:author="Мария Савина" w:date="2026-08-20T00:44:00Z" w16du:dateUtc="2026-08-19T22:44:00Z">
                  <w:rPr>
                    <w:ins w:id="2091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092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093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1</w:t>
              </w:r>
            </w:ins>
          </w:p>
        </w:tc>
        <w:tc>
          <w:tcPr>
            <w:tcW w:w="0" w:type="auto"/>
            <w:hideMark/>
            <w:tcPrChange w:id="2094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06454FF0" w14:textId="77777777" w:rsidR="009C54E2" w:rsidRPr="009C54E2" w:rsidRDefault="009C54E2" w:rsidP="009C54E2">
            <w:pPr>
              <w:spacing w:after="0" w:line="240" w:lineRule="auto"/>
              <w:rPr>
                <w:ins w:id="2095" w:author="Мария Савина" w:date="2026-08-20T00:44:00Z" w16du:dateUtc="2026-08-19T22:44:00Z"/>
                <w:rFonts w:eastAsia="Times New Roman" w:cs="Times New Roman"/>
                <w:color w:val="0F1115"/>
                <w:rPrChange w:id="2096" w:author="Мария Савина" w:date="2026-08-20T00:44:00Z" w16du:dateUtc="2026-08-19T22:44:00Z">
                  <w:rPr>
                    <w:ins w:id="2097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098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099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Ограничение:</w:t>
              </w:r>
              <w:r w:rsidRPr="009C54E2">
                <w:rPr>
                  <w:rFonts w:eastAsia="Times New Roman" w:cs="Times New Roman"/>
                  <w:color w:val="0F1115"/>
                  <w:rPrChange w:id="2100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Складская учётная система должна иметь API для интеграции с сайтом</w:t>
              </w:r>
            </w:ins>
          </w:p>
        </w:tc>
        <w:tc>
          <w:tcPr>
            <w:tcW w:w="0" w:type="auto"/>
            <w:hideMark/>
            <w:tcPrChange w:id="2101" w:author="Мария Савина" w:date="2026-08-20T00:44:00Z" w16du:dateUtc="2026-08-19T22:44:00Z">
              <w:tcPr>
                <w:tcW w:w="0" w:type="auto"/>
                <w:gridSpan w:val="3"/>
                <w:hideMark/>
              </w:tcPr>
            </w:tcPrChange>
          </w:tcPr>
          <w:p w14:paraId="2C186ADA" w14:textId="77777777" w:rsidR="009C54E2" w:rsidRPr="009C54E2" w:rsidRDefault="009C54E2" w:rsidP="009C54E2">
            <w:pPr>
              <w:spacing w:after="0" w:line="240" w:lineRule="auto"/>
              <w:rPr>
                <w:ins w:id="2102" w:author="Мария Савина" w:date="2026-08-20T00:44:00Z" w16du:dateUtc="2026-08-19T22:44:00Z"/>
                <w:rFonts w:eastAsia="Times New Roman" w:cs="Times New Roman"/>
                <w:color w:val="0F1115"/>
                <w:rPrChange w:id="2103" w:author="Мария Савина" w:date="2026-08-20T00:44:00Z" w16du:dateUtc="2026-08-19T22:44:00Z">
                  <w:rPr>
                    <w:ins w:id="2104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105" w:author="Мария Савина" w:date="2026-08-20T00:44:00Z" w16du:dateUtc="2026-08-19T22:44:00Z">
              <w:r w:rsidRPr="009C54E2">
                <w:rPr>
                  <w:rFonts w:eastAsia="Times New Roman" w:cs="Times New Roman"/>
                  <w:color w:val="0F1115"/>
                  <w:rPrChange w:id="2106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В случае отсутствия API потребуется разработка интеграционного модуля или замена учётной системы. Это может повлиять на сроки и бюджет проекта</w:t>
              </w:r>
            </w:ins>
          </w:p>
        </w:tc>
      </w:tr>
      <w:tr w:rsidR="009C54E2" w:rsidRPr="009C54E2" w14:paraId="2E8D82EC" w14:textId="77777777" w:rsidTr="009C54E2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2107" w:author="Мария Савина" w:date="2026-08-20T00:44:00Z" w16du:dateUtc="2026-08-19T22:44:00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ins w:id="2108" w:author="Мария Савина" w:date="2026-08-20T00:44:00Z" w16du:dateUtc="2026-08-19T22:44:00Z"/>
        </w:trPr>
        <w:tc>
          <w:tcPr>
            <w:tcW w:w="0" w:type="auto"/>
            <w:hideMark/>
            <w:tcPrChange w:id="2109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765B661B" w14:textId="77777777" w:rsidR="009C54E2" w:rsidRPr="009C54E2" w:rsidRDefault="009C54E2" w:rsidP="009C54E2">
            <w:pPr>
              <w:spacing w:after="0" w:line="240" w:lineRule="auto"/>
              <w:rPr>
                <w:ins w:id="2110" w:author="Мария Савина" w:date="2026-08-20T00:44:00Z" w16du:dateUtc="2026-08-19T22:44:00Z"/>
                <w:rFonts w:eastAsia="Times New Roman" w:cs="Times New Roman"/>
                <w:color w:val="0F1115"/>
                <w:rPrChange w:id="2111" w:author="Мария Савина" w:date="2026-08-20T00:44:00Z" w16du:dateUtc="2026-08-19T22:44:00Z">
                  <w:rPr>
                    <w:ins w:id="2112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113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114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2</w:t>
              </w:r>
            </w:ins>
          </w:p>
        </w:tc>
        <w:tc>
          <w:tcPr>
            <w:tcW w:w="0" w:type="auto"/>
            <w:hideMark/>
            <w:tcPrChange w:id="2115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2B69039C" w14:textId="77777777" w:rsidR="009C54E2" w:rsidRPr="009C54E2" w:rsidRDefault="009C54E2" w:rsidP="009C54E2">
            <w:pPr>
              <w:spacing w:after="0" w:line="240" w:lineRule="auto"/>
              <w:rPr>
                <w:ins w:id="2116" w:author="Мария Савина" w:date="2026-08-20T00:44:00Z" w16du:dateUtc="2026-08-19T22:44:00Z"/>
                <w:rFonts w:eastAsia="Times New Roman" w:cs="Times New Roman"/>
                <w:color w:val="0F1115"/>
                <w:rPrChange w:id="2117" w:author="Мария Савина" w:date="2026-08-20T00:44:00Z" w16du:dateUtc="2026-08-19T22:44:00Z">
                  <w:rPr>
                    <w:ins w:id="2118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119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120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Ограничение:</w:t>
              </w:r>
              <w:r w:rsidRPr="009C54E2">
                <w:rPr>
                  <w:rFonts w:eastAsia="Times New Roman" w:cs="Times New Roman"/>
                  <w:color w:val="0F1115"/>
                  <w:rPrChange w:id="2121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Сервис SMS-рассылок должен быть подключён и оплачен</w:t>
              </w:r>
            </w:ins>
          </w:p>
        </w:tc>
        <w:tc>
          <w:tcPr>
            <w:tcW w:w="0" w:type="auto"/>
            <w:hideMark/>
            <w:tcPrChange w:id="2122" w:author="Мария Савина" w:date="2026-08-20T00:44:00Z" w16du:dateUtc="2026-08-19T22:44:00Z">
              <w:tcPr>
                <w:tcW w:w="0" w:type="auto"/>
                <w:gridSpan w:val="3"/>
                <w:hideMark/>
              </w:tcPr>
            </w:tcPrChange>
          </w:tcPr>
          <w:p w14:paraId="76BC3D6D" w14:textId="77777777" w:rsidR="009C54E2" w:rsidRPr="009C54E2" w:rsidRDefault="009C54E2" w:rsidP="009C54E2">
            <w:pPr>
              <w:spacing w:after="0" w:line="240" w:lineRule="auto"/>
              <w:rPr>
                <w:ins w:id="2123" w:author="Мария Савина" w:date="2026-08-20T00:44:00Z" w16du:dateUtc="2026-08-19T22:44:00Z"/>
                <w:rFonts w:eastAsia="Times New Roman" w:cs="Times New Roman"/>
                <w:color w:val="0F1115"/>
                <w:rPrChange w:id="2124" w:author="Мария Савина" w:date="2026-08-20T00:44:00Z" w16du:dateUtc="2026-08-19T22:44:00Z">
                  <w:rPr>
                    <w:ins w:id="2125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126" w:author="Мария Савина" w:date="2026-08-20T00:44:00Z" w16du:dateUtc="2026-08-19T22:44:00Z">
              <w:r w:rsidRPr="009C54E2">
                <w:rPr>
                  <w:rFonts w:eastAsia="Times New Roman" w:cs="Times New Roman"/>
                  <w:color w:val="0F1115"/>
                  <w:rPrChange w:id="2127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Требуется ежемесячный бюджет на SMS-уведомления. Необходимо заранее выбрать надёжного провайдера и заключить договор</w:t>
              </w:r>
            </w:ins>
          </w:p>
        </w:tc>
      </w:tr>
      <w:tr w:rsidR="009C54E2" w:rsidRPr="009C54E2" w14:paraId="7B2434C2" w14:textId="77777777" w:rsidTr="009C54E2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2128" w:author="Мария Савина" w:date="2026-08-20T00:44:00Z" w16du:dateUtc="2026-08-19T22:44:00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ins w:id="2129" w:author="Мария Савина" w:date="2026-08-20T00:44:00Z" w16du:dateUtc="2026-08-19T22:44:00Z"/>
        </w:trPr>
        <w:tc>
          <w:tcPr>
            <w:tcW w:w="0" w:type="auto"/>
            <w:hideMark/>
            <w:tcPrChange w:id="2130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05E4692F" w14:textId="77777777" w:rsidR="009C54E2" w:rsidRPr="009C54E2" w:rsidRDefault="009C54E2" w:rsidP="009C54E2">
            <w:pPr>
              <w:spacing w:after="0" w:line="240" w:lineRule="auto"/>
              <w:rPr>
                <w:ins w:id="2131" w:author="Мария Савина" w:date="2026-08-20T00:44:00Z" w16du:dateUtc="2026-08-19T22:44:00Z"/>
                <w:rFonts w:eastAsia="Times New Roman" w:cs="Times New Roman"/>
                <w:color w:val="0F1115"/>
                <w:rPrChange w:id="2132" w:author="Мария Савина" w:date="2026-08-20T00:44:00Z" w16du:dateUtc="2026-08-19T22:44:00Z">
                  <w:rPr>
                    <w:ins w:id="2133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134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135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3</w:t>
              </w:r>
            </w:ins>
          </w:p>
        </w:tc>
        <w:tc>
          <w:tcPr>
            <w:tcW w:w="0" w:type="auto"/>
            <w:hideMark/>
            <w:tcPrChange w:id="2136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26A3F490" w14:textId="77777777" w:rsidR="009C54E2" w:rsidRPr="009C54E2" w:rsidRDefault="009C54E2" w:rsidP="009C54E2">
            <w:pPr>
              <w:spacing w:after="0" w:line="240" w:lineRule="auto"/>
              <w:rPr>
                <w:ins w:id="2137" w:author="Мария Савина" w:date="2026-08-20T00:44:00Z" w16du:dateUtc="2026-08-19T22:44:00Z"/>
                <w:rFonts w:eastAsia="Times New Roman" w:cs="Times New Roman"/>
                <w:color w:val="0F1115"/>
                <w:rPrChange w:id="2138" w:author="Мария Савина" w:date="2026-08-20T00:44:00Z" w16du:dateUtc="2026-08-19T22:44:00Z">
                  <w:rPr>
                    <w:ins w:id="2139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140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141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Ограничение:</w:t>
              </w:r>
              <w:r w:rsidRPr="009C54E2">
                <w:rPr>
                  <w:rFonts w:eastAsia="Times New Roman" w:cs="Times New Roman"/>
                  <w:color w:val="0F1115"/>
                  <w:rPrChange w:id="2142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Бюджет на разработку ограничен</w:t>
              </w:r>
            </w:ins>
          </w:p>
        </w:tc>
        <w:tc>
          <w:tcPr>
            <w:tcW w:w="0" w:type="auto"/>
            <w:hideMark/>
            <w:tcPrChange w:id="2143" w:author="Мария Савина" w:date="2026-08-20T00:44:00Z" w16du:dateUtc="2026-08-19T22:44:00Z">
              <w:tcPr>
                <w:tcW w:w="0" w:type="auto"/>
                <w:gridSpan w:val="3"/>
                <w:hideMark/>
              </w:tcPr>
            </w:tcPrChange>
          </w:tcPr>
          <w:p w14:paraId="7AE9EC89" w14:textId="77777777" w:rsidR="009C54E2" w:rsidRPr="009C54E2" w:rsidRDefault="009C54E2" w:rsidP="009C54E2">
            <w:pPr>
              <w:spacing w:after="0" w:line="240" w:lineRule="auto"/>
              <w:rPr>
                <w:ins w:id="2144" w:author="Мария Савина" w:date="2026-08-20T00:44:00Z" w16du:dateUtc="2026-08-19T22:44:00Z"/>
                <w:rFonts w:eastAsia="Times New Roman" w:cs="Times New Roman"/>
                <w:color w:val="0F1115"/>
                <w:rPrChange w:id="2145" w:author="Мария Савина" w:date="2026-08-20T00:44:00Z" w16du:dateUtc="2026-08-19T22:44:00Z">
                  <w:rPr>
                    <w:ins w:id="2146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147" w:author="Мария Савина" w:date="2026-08-20T00:44:00Z" w16du:dateUtc="2026-08-19T22:44:00Z">
              <w:r w:rsidRPr="009C54E2">
                <w:rPr>
                  <w:rFonts w:eastAsia="Times New Roman" w:cs="Times New Roman"/>
                  <w:color w:val="0F1115"/>
                  <w:rPrChange w:id="2148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Внедряется только MVP (минимально жизнеспособный продукт) с высокоприоритетными задачами. Низкоприоритетные функции переносятся на следующие этапы</w:t>
              </w:r>
            </w:ins>
          </w:p>
        </w:tc>
      </w:tr>
      <w:tr w:rsidR="009C54E2" w:rsidRPr="009C54E2" w14:paraId="40A49E1E" w14:textId="77777777" w:rsidTr="009C54E2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2149" w:author="Мария Савина" w:date="2026-08-20T00:44:00Z" w16du:dateUtc="2026-08-19T22:44:00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ins w:id="2150" w:author="Мария Савина" w:date="2026-08-20T00:44:00Z" w16du:dateUtc="2026-08-19T22:44:00Z"/>
        </w:trPr>
        <w:tc>
          <w:tcPr>
            <w:tcW w:w="0" w:type="auto"/>
            <w:hideMark/>
            <w:tcPrChange w:id="2151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3708F362" w14:textId="77777777" w:rsidR="009C54E2" w:rsidRPr="009C54E2" w:rsidRDefault="009C54E2" w:rsidP="009C54E2">
            <w:pPr>
              <w:spacing w:after="0" w:line="240" w:lineRule="auto"/>
              <w:rPr>
                <w:ins w:id="2152" w:author="Мария Савина" w:date="2026-08-20T00:44:00Z" w16du:dateUtc="2026-08-19T22:44:00Z"/>
                <w:rFonts w:eastAsia="Times New Roman" w:cs="Times New Roman"/>
                <w:color w:val="0F1115"/>
                <w:rPrChange w:id="2153" w:author="Мария Савина" w:date="2026-08-20T00:44:00Z" w16du:dateUtc="2026-08-19T22:44:00Z">
                  <w:rPr>
                    <w:ins w:id="2154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155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156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4</w:t>
              </w:r>
            </w:ins>
          </w:p>
        </w:tc>
        <w:tc>
          <w:tcPr>
            <w:tcW w:w="0" w:type="auto"/>
            <w:hideMark/>
            <w:tcPrChange w:id="2157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6D6DC8A5" w14:textId="77777777" w:rsidR="009C54E2" w:rsidRPr="009C54E2" w:rsidRDefault="009C54E2" w:rsidP="009C54E2">
            <w:pPr>
              <w:spacing w:after="0" w:line="240" w:lineRule="auto"/>
              <w:rPr>
                <w:ins w:id="2158" w:author="Мария Савина" w:date="2026-08-20T00:44:00Z" w16du:dateUtc="2026-08-19T22:44:00Z"/>
                <w:rFonts w:eastAsia="Times New Roman" w:cs="Times New Roman"/>
                <w:color w:val="0F1115"/>
                <w:rPrChange w:id="2159" w:author="Мария Савина" w:date="2026-08-20T00:44:00Z" w16du:dateUtc="2026-08-19T22:44:00Z">
                  <w:rPr>
                    <w:ins w:id="2160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161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162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Ограничение:</w:t>
              </w:r>
              <w:r w:rsidRPr="009C54E2">
                <w:rPr>
                  <w:rFonts w:eastAsia="Times New Roman" w:cs="Times New Roman"/>
                  <w:color w:val="0F1115"/>
                  <w:rPrChange w:id="2163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Сотрудники должны пройти обучение работе с новой системой</w:t>
              </w:r>
            </w:ins>
          </w:p>
        </w:tc>
        <w:tc>
          <w:tcPr>
            <w:tcW w:w="0" w:type="auto"/>
            <w:hideMark/>
            <w:tcPrChange w:id="2164" w:author="Мария Савина" w:date="2026-08-20T00:44:00Z" w16du:dateUtc="2026-08-19T22:44:00Z">
              <w:tcPr>
                <w:tcW w:w="0" w:type="auto"/>
                <w:gridSpan w:val="3"/>
                <w:hideMark/>
              </w:tcPr>
            </w:tcPrChange>
          </w:tcPr>
          <w:p w14:paraId="27B75E2D" w14:textId="77777777" w:rsidR="009C54E2" w:rsidRPr="009C54E2" w:rsidRDefault="009C54E2" w:rsidP="009C54E2">
            <w:pPr>
              <w:spacing w:after="0" w:line="240" w:lineRule="auto"/>
              <w:rPr>
                <w:ins w:id="2165" w:author="Мария Савина" w:date="2026-08-20T00:44:00Z" w16du:dateUtc="2026-08-19T22:44:00Z"/>
                <w:rFonts w:eastAsia="Times New Roman" w:cs="Times New Roman"/>
                <w:color w:val="0F1115"/>
                <w:rPrChange w:id="2166" w:author="Мария Савина" w:date="2026-08-20T00:44:00Z" w16du:dateUtc="2026-08-19T22:44:00Z">
                  <w:rPr>
                    <w:ins w:id="2167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168" w:author="Мария Савина" w:date="2026-08-20T00:44:00Z" w16du:dateUtc="2026-08-19T22:44:00Z">
              <w:r w:rsidRPr="009C54E2">
                <w:rPr>
                  <w:rFonts w:eastAsia="Times New Roman" w:cs="Times New Roman"/>
                  <w:color w:val="0F1115"/>
                  <w:rPrChange w:id="2169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Требуется выделить время на обучение администраторов, кладовщиков и управляющего. Без обучения возможен саботаж или ошибки при работе</w:t>
              </w:r>
            </w:ins>
          </w:p>
        </w:tc>
      </w:tr>
      <w:tr w:rsidR="009C54E2" w:rsidRPr="009C54E2" w14:paraId="7870D1F4" w14:textId="77777777" w:rsidTr="009C54E2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2170" w:author="Мария Савина" w:date="2026-08-20T00:44:00Z" w16du:dateUtc="2026-08-19T22:44:00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ins w:id="2171" w:author="Мария Савина" w:date="2026-08-20T00:44:00Z" w16du:dateUtc="2026-08-19T22:44:00Z"/>
        </w:trPr>
        <w:tc>
          <w:tcPr>
            <w:tcW w:w="0" w:type="auto"/>
            <w:hideMark/>
            <w:tcPrChange w:id="2172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0652C077" w14:textId="77777777" w:rsidR="009C54E2" w:rsidRPr="009C54E2" w:rsidRDefault="009C54E2" w:rsidP="009C54E2">
            <w:pPr>
              <w:spacing w:after="0" w:line="240" w:lineRule="auto"/>
              <w:rPr>
                <w:ins w:id="2173" w:author="Мария Савина" w:date="2026-08-20T00:44:00Z" w16du:dateUtc="2026-08-19T22:44:00Z"/>
                <w:rFonts w:eastAsia="Times New Roman" w:cs="Times New Roman"/>
                <w:color w:val="0F1115"/>
                <w:rPrChange w:id="2174" w:author="Мария Савина" w:date="2026-08-20T00:44:00Z" w16du:dateUtc="2026-08-19T22:44:00Z">
                  <w:rPr>
                    <w:ins w:id="2175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176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177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5</w:t>
              </w:r>
            </w:ins>
          </w:p>
        </w:tc>
        <w:tc>
          <w:tcPr>
            <w:tcW w:w="0" w:type="auto"/>
            <w:hideMark/>
            <w:tcPrChange w:id="2178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2FAE475C" w14:textId="77777777" w:rsidR="009C54E2" w:rsidRPr="009C54E2" w:rsidRDefault="009C54E2" w:rsidP="009C54E2">
            <w:pPr>
              <w:spacing w:after="0" w:line="240" w:lineRule="auto"/>
              <w:rPr>
                <w:ins w:id="2179" w:author="Мария Савина" w:date="2026-08-20T00:44:00Z" w16du:dateUtc="2026-08-19T22:44:00Z"/>
                <w:rFonts w:eastAsia="Times New Roman" w:cs="Times New Roman"/>
                <w:color w:val="0F1115"/>
                <w:rPrChange w:id="2180" w:author="Мария Савина" w:date="2026-08-20T00:44:00Z" w16du:dateUtc="2026-08-19T22:44:00Z">
                  <w:rPr>
                    <w:ins w:id="2181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182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183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Ограничение:</w:t>
              </w:r>
              <w:r w:rsidRPr="009C54E2">
                <w:rPr>
                  <w:rFonts w:eastAsia="Times New Roman" w:cs="Times New Roman"/>
                  <w:color w:val="0F1115"/>
                  <w:rPrChange w:id="2184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Разработка личного кабинета требует 2–3 месяцев</w:t>
              </w:r>
            </w:ins>
          </w:p>
        </w:tc>
        <w:tc>
          <w:tcPr>
            <w:tcW w:w="0" w:type="auto"/>
            <w:hideMark/>
            <w:tcPrChange w:id="2185" w:author="Мария Савина" w:date="2026-08-20T00:44:00Z" w16du:dateUtc="2026-08-19T22:44:00Z">
              <w:tcPr>
                <w:tcW w:w="0" w:type="auto"/>
                <w:gridSpan w:val="3"/>
                <w:hideMark/>
              </w:tcPr>
            </w:tcPrChange>
          </w:tcPr>
          <w:p w14:paraId="4BF45BC1" w14:textId="77777777" w:rsidR="009C54E2" w:rsidRPr="009C54E2" w:rsidRDefault="009C54E2" w:rsidP="009C54E2">
            <w:pPr>
              <w:spacing w:after="0" w:line="240" w:lineRule="auto"/>
              <w:rPr>
                <w:ins w:id="2186" w:author="Мария Савина" w:date="2026-08-20T00:44:00Z" w16du:dateUtc="2026-08-19T22:44:00Z"/>
                <w:rFonts w:eastAsia="Times New Roman" w:cs="Times New Roman"/>
                <w:color w:val="0F1115"/>
                <w:rPrChange w:id="2187" w:author="Мария Савина" w:date="2026-08-20T00:44:00Z" w16du:dateUtc="2026-08-19T22:44:00Z">
                  <w:rPr>
                    <w:ins w:id="2188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189" w:author="Мария Савина" w:date="2026-08-20T00:44:00Z" w16du:dateUtc="2026-08-19T22:44:00Z">
              <w:r w:rsidRPr="009C54E2">
                <w:rPr>
                  <w:rFonts w:eastAsia="Times New Roman" w:cs="Times New Roman"/>
                  <w:color w:val="0F1115"/>
                  <w:rPrChange w:id="2190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Личный кабинет — это масштабная задача, которая включает историю заказов, избранное, автозаполнение данных. Входит в общий план внедрения (этап 2)</w:t>
              </w:r>
            </w:ins>
          </w:p>
        </w:tc>
      </w:tr>
      <w:tr w:rsidR="009C54E2" w:rsidRPr="009C54E2" w14:paraId="260B82ED" w14:textId="77777777" w:rsidTr="009C54E2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2191" w:author="Мария Савина" w:date="2026-08-20T00:44:00Z" w16du:dateUtc="2026-08-19T22:44:00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ins w:id="2192" w:author="Мария Савина" w:date="2026-08-20T00:44:00Z" w16du:dateUtc="2026-08-19T22:44:00Z"/>
        </w:trPr>
        <w:tc>
          <w:tcPr>
            <w:tcW w:w="0" w:type="auto"/>
            <w:hideMark/>
            <w:tcPrChange w:id="2193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1B336B7D" w14:textId="77777777" w:rsidR="009C54E2" w:rsidRPr="009C54E2" w:rsidRDefault="009C54E2" w:rsidP="009C54E2">
            <w:pPr>
              <w:spacing w:after="0" w:line="240" w:lineRule="auto"/>
              <w:rPr>
                <w:ins w:id="2194" w:author="Мария Савина" w:date="2026-08-20T00:44:00Z" w16du:dateUtc="2026-08-19T22:44:00Z"/>
                <w:rFonts w:eastAsia="Times New Roman" w:cs="Times New Roman"/>
                <w:color w:val="0F1115"/>
                <w:rPrChange w:id="2195" w:author="Мария Савина" w:date="2026-08-20T00:44:00Z" w16du:dateUtc="2026-08-19T22:44:00Z">
                  <w:rPr>
                    <w:ins w:id="2196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197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198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6</w:t>
              </w:r>
            </w:ins>
          </w:p>
        </w:tc>
        <w:tc>
          <w:tcPr>
            <w:tcW w:w="0" w:type="auto"/>
            <w:hideMark/>
            <w:tcPrChange w:id="2199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1EAF58FA" w14:textId="77777777" w:rsidR="009C54E2" w:rsidRPr="009C54E2" w:rsidRDefault="009C54E2" w:rsidP="009C54E2">
            <w:pPr>
              <w:spacing w:after="0" w:line="240" w:lineRule="auto"/>
              <w:rPr>
                <w:ins w:id="2200" w:author="Мария Савина" w:date="2026-08-20T00:44:00Z" w16du:dateUtc="2026-08-19T22:44:00Z"/>
                <w:rFonts w:eastAsia="Times New Roman" w:cs="Times New Roman"/>
                <w:color w:val="0F1115"/>
                <w:rPrChange w:id="2201" w:author="Мария Савина" w:date="2026-08-20T00:44:00Z" w16du:dateUtc="2026-08-19T22:44:00Z">
                  <w:rPr>
                    <w:ins w:id="2202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203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204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Риск:</w:t>
              </w:r>
              <w:r w:rsidRPr="009C54E2">
                <w:rPr>
                  <w:rFonts w:eastAsia="Times New Roman" w:cs="Times New Roman"/>
                  <w:color w:val="0F1115"/>
                  <w:rPrChange w:id="2205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Складская система не имеет API или интеграция сложнее, чем ожидалось</w:t>
              </w:r>
            </w:ins>
          </w:p>
        </w:tc>
        <w:tc>
          <w:tcPr>
            <w:tcW w:w="0" w:type="auto"/>
            <w:hideMark/>
            <w:tcPrChange w:id="2206" w:author="Мария Савина" w:date="2026-08-20T00:44:00Z" w16du:dateUtc="2026-08-19T22:44:00Z">
              <w:tcPr>
                <w:tcW w:w="0" w:type="auto"/>
                <w:gridSpan w:val="3"/>
                <w:hideMark/>
              </w:tcPr>
            </w:tcPrChange>
          </w:tcPr>
          <w:p w14:paraId="47F53BFF" w14:textId="1811DC28" w:rsidR="009C54E2" w:rsidRPr="009C54E2" w:rsidRDefault="009C54E2" w:rsidP="009C54E2">
            <w:pPr>
              <w:spacing w:after="0" w:line="240" w:lineRule="auto"/>
              <w:rPr>
                <w:ins w:id="2207" w:author="Мария Савина" w:date="2026-08-20T00:44:00Z" w16du:dateUtc="2026-08-19T22:44:00Z"/>
                <w:rFonts w:eastAsia="Times New Roman" w:cs="Times New Roman"/>
                <w:color w:val="0F1115"/>
                <w:rPrChange w:id="2208" w:author="Мария Савина" w:date="2026-08-20T00:44:00Z" w16du:dateUtc="2026-08-19T22:44:00Z">
                  <w:rPr>
                    <w:ins w:id="2209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210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211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Вероятность:</w:t>
              </w:r>
              <w:r w:rsidRPr="009C54E2">
                <w:rPr>
                  <w:rFonts w:eastAsia="Times New Roman" w:cs="Times New Roman"/>
                  <w:color w:val="0F1115"/>
                  <w:rPrChange w:id="2212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Средняя. 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213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Влияние:</w:t>
              </w:r>
              <w:r w:rsidRPr="009C54E2">
                <w:rPr>
                  <w:rFonts w:eastAsia="Times New Roman" w:cs="Times New Roman"/>
                  <w:color w:val="0F1115"/>
                  <w:rPrChange w:id="2214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Высокое. 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215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Мера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</w:rPr>
                <w:t>:</w:t>
              </w:r>
              <w:r w:rsidRPr="009C54E2">
                <w:rPr>
                  <w:rFonts w:eastAsia="Times New Roman" w:cs="Times New Roman"/>
                  <w:color w:val="0F1115"/>
                </w:rPr>
                <w:t xml:space="preserve"> провести</w:t>
              </w:r>
              <w:r w:rsidRPr="009C54E2">
                <w:rPr>
                  <w:rFonts w:eastAsia="Times New Roman" w:cs="Times New Roman"/>
                  <w:color w:val="0F1115"/>
                  <w:rPrChange w:id="2216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 xml:space="preserve"> предварительный аудит складской системы. Если API нет — разработать интеграционный модуль или рассмотреть замену системы</w:t>
              </w:r>
            </w:ins>
          </w:p>
        </w:tc>
      </w:tr>
      <w:tr w:rsidR="009C54E2" w:rsidRPr="009C54E2" w14:paraId="1D282A47" w14:textId="77777777" w:rsidTr="009C54E2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2217" w:author="Мария Савина" w:date="2026-08-20T00:44:00Z" w16du:dateUtc="2026-08-19T22:44:00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ins w:id="2218" w:author="Мария Савина" w:date="2026-08-20T00:44:00Z" w16du:dateUtc="2026-08-19T22:44:00Z"/>
        </w:trPr>
        <w:tc>
          <w:tcPr>
            <w:tcW w:w="0" w:type="auto"/>
            <w:hideMark/>
            <w:tcPrChange w:id="2219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22AA770C" w14:textId="77777777" w:rsidR="009C54E2" w:rsidRPr="009C54E2" w:rsidRDefault="009C54E2" w:rsidP="009C54E2">
            <w:pPr>
              <w:spacing w:after="0" w:line="240" w:lineRule="auto"/>
              <w:rPr>
                <w:ins w:id="2220" w:author="Мария Савина" w:date="2026-08-20T00:44:00Z" w16du:dateUtc="2026-08-19T22:44:00Z"/>
                <w:rFonts w:eastAsia="Times New Roman" w:cs="Times New Roman"/>
                <w:color w:val="0F1115"/>
                <w:rPrChange w:id="2221" w:author="Мария Савина" w:date="2026-08-20T00:44:00Z" w16du:dateUtc="2026-08-19T22:44:00Z">
                  <w:rPr>
                    <w:ins w:id="2222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223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224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7</w:t>
              </w:r>
            </w:ins>
          </w:p>
        </w:tc>
        <w:tc>
          <w:tcPr>
            <w:tcW w:w="0" w:type="auto"/>
            <w:hideMark/>
            <w:tcPrChange w:id="2225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00A5BCA3" w14:textId="77777777" w:rsidR="009C54E2" w:rsidRPr="009C54E2" w:rsidRDefault="009C54E2" w:rsidP="009C54E2">
            <w:pPr>
              <w:spacing w:after="0" w:line="240" w:lineRule="auto"/>
              <w:rPr>
                <w:ins w:id="2226" w:author="Мария Савина" w:date="2026-08-20T00:44:00Z" w16du:dateUtc="2026-08-19T22:44:00Z"/>
                <w:rFonts w:eastAsia="Times New Roman" w:cs="Times New Roman"/>
                <w:color w:val="0F1115"/>
                <w:rPrChange w:id="2227" w:author="Мария Савина" w:date="2026-08-20T00:44:00Z" w16du:dateUtc="2026-08-19T22:44:00Z">
                  <w:rPr>
                    <w:ins w:id="2228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229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230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Риск:</w:t>
              </w:r>
              <w:r w:rsidRPr="009C54E2">
                <w:rPr>
                  <w:rFonts w:eastAsia="Times New Roman" w:cs="Times New Roman"/>
                  <w:color w:val="0F1115"/>
                  <w:rPrChange w:id="2231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Клиенты не подтверждают заказ по ссылке (низкая цифровая грамотность или недоверие)</w:t>
              </w:r>
            </w:ins>
          </w:p>
        </w:tc>
        <w:tc>
          <w:tcPr>
            <w:tcW w:w="0" w:type="auto"/>
            <w:hideMark/>
            <w:tcPrChange w:id="2232" w:author="Мария Савина" w:date="2026-08-20T00:44:00Z" w16du:dateUtc="2026-08-19T22:44:00Z">
              <w:tcPr>
                <w:tcW w:w="0" w:type="auto"/>
                <w:gridSpan w:val="3"/>
                <w:hideMark/>
              </w:tcPr>
            </w:tcPrChange>
          </w:tcPr>
          <w:p w14:paraId="7142724F" w14:textId="2F9D5480" w:rsidR="009C54E2" w:rsidRPr="009C54E2" w:rsidRDefault="009C54E2" w:rsidP="009C54E2">
            <w:pPr>
              <w:spacing w:after="0" w:line="240" w:lineRule="auto"/>
              <w:rPr>
                <w:ins w:id="2233" w:author="Мария Савина" w:date="2026-08-20T00:44:00Z" w16du:dateUtc="2026-08-19T22:44:00Z"/>
                <w:rFonts w:eastAsia="Times New Roman" w:cs="Times New Roman"/>
                <w:color w:val="0F1115"/>
                <w:rPrChange w:id="2234" w:author="Мария Савина" w:date="2026-08-20T00:44:00Z" w16du:dateUtc="2026-08-19T22:44:00Z">
                  <w:rPr>
                    <w:ins w:id="2235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236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237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Вероятность:</w:t>
              </w:r>
              <w:r w:rsidRPr="009C54E2">
                <w:rPr>
                  <w:rFonts w:eastAsia="Times New Roman" w:cs="Times New Roman"/>
                  <w:color w:val="0F1115"/>
                  <w:rPrChange w:id="2238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Высокая. 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239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Влияние:</w:t>
              </w:r>
              <w:r w:rsidRPr="009C54E2">
                <w:rPr>
                  <w:rFonts w:eastAsia="Times New Roman" w:cs="Times New Roman"/>
                  <w:color w:val="0F1115"/>
                  <w:rPrChange w:id="2240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Среднее. 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241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Мера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</w:rPr>
                <w:t>:</w:t>
              </w:r>
              <w:r w:rsidRPr="009C54E2">
                <w:rPr>
                  <w:rFonts w:eastAsia="Times New Roman" w:cs="Times New Roman"/>
                  <w:color w:val="0F1115"/>
                </w:rPr>
                <w:t xml:space="preserve"> оставить</w:t>
              </w:r>
              <w:r w:rsidRPr="009C54E2">
                <w:rPr>
                  <w:rFonts w:eastAsia="Times New Roman" w:cs="Times New Roman"/>
                  <w:color w:val="0F1115"/>
                  <w:rPrChange w:id="2242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 xml:space="preserve"> резервный звонок администратора (один звонок через 24 часа). Добавить в уведомление понятную инструкцию</w:t>
              </w:r>
            </w:ins>
          </w:p>
        </w:tc>
      </w:tr>
      <w:tr w:rsidR="009C54E2" w:rsidRPr="009C54E2" w14:paraId="0624BA49" w14:textId="77777777" w:rsidTr="009C54E2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2243" w:author="Мария Савина" w:date="2026-08-20T00:44:00Z" w16du:dateUtc="2026-08-19T22:44:00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ins w:id="2244" w:author="Мария Савина" w:date="2026-08-20T00:44:00Z" w16du:dateUtc="2026-08-19T22:44:00Z"/>
        </w:trPr>
        <w:tc>
          <w:tcPr>
            <w:tcW w:w="0" w:type="auto"/>
            <w:hideMark/>
            <w:tcPrChange w:id="2245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28EAA243" w14:textId="77777777" w:rsidR="009C54E2" w:rsidRPr="009C54E2" w:rsidRDefault="009C54E2" w:rsidP="009C54E2">
            <w:pPr>
              <w:spacing w:after="0" w:line="240" w:lineRule="auto"/>
              <w:rPr>
                <w:ins w:id="2246" w:author="Мария Савина" w:date="2026-08-20T00:44:00Z" w16du:dateUtc="2026-08-19T22:44:00Z"/>
                <w:rFonts w:eastAsia="Times New Roman" w:cs="Times New Roman"/>
                <w:color w:val="0F1115"/>
                <w:rPrChange w:id="2247" w:author="Мария Савина" w:date="2026-08-20T00:44:00Z" w16du:dateUtc="2026-08-19T22:44:00Z">
                  <w:rPr>
                    <w:ins w:id="2248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249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250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8</w:t>
              </w:r>
            </w:ins>
          </w:p>
        </w:tc>
        <w:tc>
          <w:tcPr>
            <w:tcW w:w="0" w:type="auto"/>
            <w:hideMark/>
            <w:tcPrChange w:id="2251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4C5FAE38" w14:textId="77777777" w:rsidR="009C54E2" w:rsidRPr="009C54E2" w:rsidRDefault="009C54E2" w:rsidP="009C54E2">
            <w:pPr>
              <w:spacing w:after="0" w:line="240" w:lineRule="auto"/>
              <w:rPr>
                <w:ins w:id="2252" w:author="Мария Савина" w:date="2026-08-20T00:44:00Z" w16du:dateUtc="2026-08-19T22:44:00Z"/>
                <w:rFonts w:eastAsia="Times New Roman" w:cs="Times New Roman"/>
                <w:color w:val="0F1115"/>
                <w:rPrChange w:id="2253" w:author="Мария Савина" w:date="2026-08-20T00:44:00Z" w16du:dateUtc="2026-08-19T22:44:00Z">
                  <w:rPr>
                    <w:ins w:id="2254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255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256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Риск:</w:t>
              </w:r>
              <w:r w:rsidRPr="009C54E2">
                <w:rPr>
                  <w:rFonts w:eastAsia="Times New Roman" w:cs="Times New Roman"/>
                  <w:color w:val="0F1115"/>
                  <w:rPrChange w:id="2257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 xml:space="preserve"> Сбои в работе SMS-рассылок или </w:t>
              </w:r>
              <w:proofErr w:type="spellStart"/>
              <w:r w:rsidRPr="009C54E2">
                <w:rPr>
                  <w:rFonts w:eastAsia="Times New Roman" w:cs="Times New Roman"/>
                  <w:color w:val="0F1115"/>
                  <w:rPrChange w:id="2258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email</w:t>
              </w:r>
              <w:proofErr w:type="spellEnd"/>
              <w:r w:rsidRPr="009C54E2">
                <w:rPr>
                  <w:rFonts w:eastAsia="Times New Roman" w:cs="Times New Roman"/>
                  <w:color w:val="0F1115"/>
                  <w:rPrChange w:id="2259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-доставке</w:t>
              </w:r>
            </w:ins>
          </w:p>
        </w:tc>
        <w:tc>
          <w:tcPr>
            <w:tcW w:w="0" w:type="auto"/>
            <w:hideMark/>
            <w:tcPrChange w:id="2260" w:author="Мария Савина" w:date="2026-08-20T00:44:00Z" w16du:dateUtc="2026-08-19T22:44:00Z">
              <w:tcPr>
                <w:tcW w:w="0" w:type="auto"/>
                <w:gridSpan w:val="3"/>
                <w:hideMark/>
              </w:tcPr>
            </w:tcPrChange>
          </w:tcPr>
          <w:p w14:paraId="0DAB77EF" w14:textId="6A97F766" w:rsidR="009C54E2" w:rsidRPr="009C54E2" w:rsidRDefault="009C54E2" w:rsidP="009C54E2">
            <w:pPr>
              <w:spacing w:after="0" w:line="240" w:lineRule="auto"/>
              <w:rPr>
                <w:ins w:id="2261" w:author="Мария Савина" w:date="2026-08-20T00:44:00Z" w16du:dateUtc="2026-08-19T22:44:00Z"/>
                <w:rFonts w:eastAsia="Times New Roman" w:cs="Times New Roman"/>
                <w:color w:val="0F1115"/>
                <w:rPrChange w:id="2262" w:author="Мария Савина" w:date="2026-08-20T00:44:00Z" w16du:dateUtc="2026-08-19T22:44:00Z">
                  <w:rPr>
                    <w:ins w:id="2263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264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265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Вероятность:</w:t>
              </w:r>
              <w:r w:rsidRPr="009C54E2">
                <w:rPr>
                  <w:rFonts w:eastAsia="Times New Roman" w:cs="Times New Roman"/>
                  <w:color w:val="0F1115"/>
                  <w:rPrChange w:id="2266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Средняя. 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267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Влияние:</w:t>
              </w:r>
              <w:r w:rsidRPr="009C54E2">
                <w:rPr>
                  <w:rFonts w:eastAsia="Times New Roman" w:cs="Times New Roman"/>
                  <w:color w:val="0F1115"/>
                  <w:rPrChange w:id="2268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Среднее. 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269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Мера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</w:rPr>
                <w:t>:</w:t>
              </w:r>
              <w:r w:rsidRPr="009C54E2">
                <w:rPr>
                  <w:rFonts w:eastAsia="Times New Roman" w:cs="Times New Roman"/>
                  <w:color w:val="0F1115"/>
                </w:rPr>
                <w:t xml:space="preserve"> добавить</w:t>
              </w:r>
              <w:r w:rsidRPr="009C54E2">
                <w:rPr>
                  <w:rFonts w:eastAsia="Times New Roman" w:cs="Times New Roman"/>
                  <w:color w:val="0F1115"/>
                  <w:rPrChange w:id="2270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 xml:space="preserve"> резервный канал (если SMS не дошло — дублировать </w:t>
              </w:r>
              <w:proofErr w:type="spellStart"/>
              <w:r w:rsidRPr="009C54E2">
                <w:rPr>
                  <w:rFonts w:eastAsia="Times New Roman" w:cs="Times New Roman"/>
                  <w:color w:val="0F1115"/>
                  <w:rPrChange w:id="2271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email</w:t>
              </w:r>
              <w:proofErr w:type="spellEnd"/>
              <w:r w:rsidRPr="009C54E2">
                <w:rPr>
                  <w:rFonts w:eastAsia="Times New Roman" w:cs="Times New Roman"/>
                  <w:color w:val="0F1115"/>
                  <w:rPrChange w:id="2272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, и наоборот). Настроить мониторинг доставки уведомлений</w:t>
              </w:r>
            </w:ins>
          </w:p>
        </w:tc>
      </w:tr>
      <w:tr w:rsidR="009C54E2" w:rsidRPr="009C54E2" w14:paraId="795419D6" w14:textId="77777777" w:rsidTr="009C54E2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2273" w:author="Мария Савина" w:date="2026-08-20T00:44:00Z" w16du:dateUtc="2026-08-19T22:44:00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ins w:id="2274" w:author="Мария Савина" w:date="2026-08-20T00:44:00Z" w16du:dateUtc="2026-08-19T22:44:00Z"/>
        </w:trPr>
        <w:tc>
          <w:tcPr>
            <w:tcW w:w="0" w:type="auto"/>
            <w:hideMark/>
            <w:tcPrChange w:id="2275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4A0B274F" w14:textId="77777777" w:rsidR="009C54E2" w:rsidRPr="009C54E2" w:rsidRDefault="009C54E2" w:rsidP="009C54E2">
            <w:pPr>
              <w:spacing w:after="0" w:line="240" w:lineRule="auto"/>
              <w:rPr>
                <w:ins w:id="2276" w:author="Мария Савина" w:date="2026-08-20T00:44:00Z" w16du:dateUtc="2026-08-19T22:44:00Z"/>
                <w:rFonts w:eastAsia="Times New Roman" w:cs="Times New Roman"/>
                <w:color w:val="0F1115"/>
                <w:rPrChange w:id="2277" w:author="Мария Савина" w:date="2026-08-20T00:44:00Z" w16du:dateUtc="2026-08-19T22:44:00Z">
                  <w:rPr>
                    <w:ins w:id="2278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279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280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9</w:t>
              </w:r>
            </w:ins>
          </w:p>
        </w:tc>
        <w:tc>
          <w:tcPr>
            <w:tcW w:w="0" w:type="auto"/>
            <w:hideMark/>
            <w:tcPrChange w:id="2281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28EFE2A8" w14:textId="77777777" w:rsidR="009C54E2" w:rsidRPr="009C54E2" w:rsidRDefault="009C54E2" w:rsidP="009C54E2">
            <w:pPr>
              <w:spacing w:after="0" w:line="240" w:lineRule="auto"/>
              <w:rPr>
                <w:ins w:id="2282" w:author="Мария Савина" w:date="2026-08-20T00:44:00Z" w16du:dateUtc="2026-08-19T22:44:00Z"/>
                <w:rFonts w:eastAsia="Times New Roman" w:cs="Times New Roman"/>
                <w:color w:val="0F1115"/>
                <w:rPrChange w:id="2283" w:author="Мария Савина" w:date="2026-08-20T00:44:00Z" w16du:dateUtc="2026-08-19T22:44:00Z">
                  <w:rPr>
                    <w:ins w:id="2284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285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286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Риск:</w:t>
              </w:r>
              <w:r w:rsidRPr="009C54E2">
                <w:rPr>
                  <w:rFonts w:eastAsia="Times New Roman" w:cs="Times New Roman"/>
                  <w:color w:val="0F1115"/>
                  <w:rPrChange w:id="2287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Сотрудники не принимают новую систему (страх, привычка, нежелание учиться)</w:t>
              </w:r>
            </w:ins>
          </w:p>
        </w:tc>
        <w:tc>
          <w:tcPr>
            <w:tcW w:w="0" w:type="auto"/>
            <w:hideMark/>
            <w:tcPrChange w:id="2288" w:author="Мария Савина" w:date="2026-08-20T00:44:00Z" w16du:dateUtc="2026-08-19T22:44:00Z">
              <w:tcPr>
                <w:tcW w:w="0" w:type="auto"/>
                <w:gridSpan w:val="3"/>
                <w:hideMark/>
              </w:tcPr>
            </w:tcPrChange>
          </w:tcPr>
          <w:p w14:paraId="15D72286" w14:textId="4627288F" w:rsidR="009C54E2" w:rsidRPr="009C54E2" w:rsidRDefault="009C54E2" w:rsidP="009C54E2">
            <w:pPr>
              <w:spacing w:after="0" w:line="240" w:lineRule="auto"/>
              <w:rPr>
                <w:ins w:id="2289" w:author="Мария Савина" w:date="2026-08-20T00:44:00Z" w16du:dateUtc="2026-08-19T22:44:00Z"/>
                <w:rFonts w:eastAsia="Times New Roman" w:cs="Times New Roman"/>
                <w:color w:val="0F1115"/>
                <w:rPrChange w:id="2290" w:author="Мария Савина" w:date="2026-08-20T00:44:00Z" w16du:dateUtc="2026-08-19T22:44:00Z">
                  <w:rPr>
                    <w:ins w:id="2291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292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293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Вероятность:</w:t>
              </w:r>
              <w:r w:rsidRPr="009C54E2">
                <w:rPr>
                  <w:rFonts w:eastAsia="Times New Roman" w:cs="Times New Roman"/>
                  <w:color w:val="0F1115"/>
                  <w:rPrChange w:id="2294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Средняя. 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295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Влияние:</w:t>
              </w:r>
              <w:r w:rsidRPr="009C54E2">
                <w:rPr>
                  <w:rFonts w:eastAsia="Times New Roman" w:cs="Times New Roman"/>
                  <w:color w:val="0F1115"/>
                  <w:rPrChange w:id="2296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Среднее. 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297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Мера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</w:rPr>
                <w:t>:</w:t>
              </w:r>
              <w:r w:rsidRPr="009C54E2">
                <w:rPr>
                  <w:rFonts w:eastAsia="Times New Roman" w:cs="Times New Roman"/>
                  <w:color w:val="0F1115"/>
                </w:rPr>
                <w:t xml:space="preserve"> провести</w:t>
              </w:r>
              <w:r w:rsidRPr="009C54E2">
                <w:rPr>
                  <w:rFonts w:eastAsia="Times New Roman" w:cs="Times New Roman"/>
                  <w:color w:val="0F1115"/>
                  <w:rPrChange w:id="2298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 xml:space="preserve"> обучение, подготовить понятные инструкции, запустить пилотный проект с участием самых активных сотрудников</w:t>
              </w:r>
            </w:ins>
          </w:p>
        </w:tc>
      </w:tr>
      <w:tr w:rsidR="009C54E2" w:rsidRPr="009C54E2" w14:paraId="2F4B514A" w14:textId="77777777" w:rsidTr="009C54E2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2299" w:author="Мария Савина" w:date="2026-08-20T00:44:00Z" w16du:dateUtc="2026-08-19T22:44:00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ins w:id="2300" w:author="Мария Савина" w:date="2026-08-20T00:44:00Z" w16du:dateUtc="2026-08-19T22:44:00Z"/>
        </w:trPr>
        <w:tc>
          <w:tcPr>
            <w:tcW w:w="0" w:type="auto"/>
            <w:hideMark/>
            <w:tcPrChange w:id="2301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2A70188F" w14:textId="77777777" w:rsidR="009C54E2" w:rsidRPr="009C54E2" w:rsidRDefault="009C54E2" w:rsidP="009C54E2">
            <w:pPr>
              <w:spacing w:after="0" w:line="240" w:lineRule="auto"/>
              <w:rPr>
                <w:ins w:id="2302" w:author="Мария Савина" w:date="2026-08-20T00:44:00Z" w16du:dateUtc="2026-08-19T22:44:00Z"/>
                <w:rFonts w:eastAsia="Times New Roman" w:cs="Times New Roman"/>
                <w:color w:val="0F1115"/>
                <w:rPrChange w:id="2303" w:author="Мария Савина" w:date="2026-08-20T00:44:00Z" w16du:dateUtc="2026-08-19T22:44:00Z">
                  <w:rPr>
                    <w:ins w:id="2304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305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306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10</w:t>
              </w:r>
            </w:ins>
          </w:p>
        </w:tc>
        <w:tc>
          <w:tcPr>
            <w:tcW w:w="0" w:type="auto"/>
            <w:hideMark/>
            <w:tcPrChange w:id="2307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296AFC7E" w14:textId="77777777" w:rsidR="009C54E2" w:rsidRPr="009C54E2" w:rsidRDefault="009C54E2" w:rsidP="009C54E2">
            <w:pPr>
              <w:spacing w:after="0" w:line="240" w:lineRule="auto"/>
              <w:rPr>
                <w:ins w:id="2308" w:author="Мария Савина" w:date="2026-08-20T00:44:00Z" w16du:dateUtc="2026-08-19T22:44:00Z"/>
                <w:rFonts w:eastAsia="Times New Roman" w:cs="Times New Roman"/>
                <w:color w:val="0F1115"/>
                <w:rPrChange w:id="2309" w:author="Мария Савина" w:date="2026-08-20T00:44:00Z" w16du:dateUtc="2026-08-19T22:44:00Z">
                  <w:rPr>
                    <w:ins w:id="2310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311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312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Риск:</w:t>
              </w:r>
              <w:r w:rsidRPr="009C54E2">
                <w:rPr>
                  <w:rFonts w:eastAsia="Times New Roman" w:cs="Times New Roman"/>
                  <w:color w:val="0F1115"/>
                  <w:rPrChange w:id="2313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Задержка разработки из-за сложности интеграций или нехватки ресурсов</w:t>
              </w:r>
            </w:ins>
          </w:p>
        </w:tc>
        <w:tc>
          <w:tcPr>
            <w:tcW w:w="0" w:type="auto"/>
            <w:hideMark/>
            <w:tcPrChange w:id="2314" w:author="Мария Савина" w:date="2026-08-20T00:44:00Z" w16du:dateUtc="2026-08-19T22:44:00Z">
              <w:tcPr>
                <w:tcW w:w="0" w:type="auto"/>
                <w:gridSpan w:val="3"/>
                <w:hideMark/>
              </w:tcPr>
            </w:tcPrChange>
          </w:tcPr>
          <w:p w14:paraId="08653FC0" w14:textId="38FBDC03" w:rsidR="009C54E2" w:rsidRPr="009C54E2" w:rsidRDefault="009C54E2" w:rsidP="009C54E2">
            <w:pPr>
              <w:spacing w:after="0" w:line="240" w:lineRule="auto"/>
              <w:rPr>
                <w:ins w:id="2315" w:author="Мария Савина" w:date="2026-08-20T00:44:00Z" w16du:dateUtc="2026-08-19T22:44:00Z"/>
                <w:rFonts w:eastAsia="Times New Roman" w:cs="Times New Roman"/>
                <w:color w:val="0F1115"/>
                <w:rPrChange w:id="2316" w:author="Мария Савина" w:date="2026-08-20T00:44:00Z" w16du:dateUtc="2026-08-19T22:44:00Z">
                  <w:rPr>
                    <w:ins w:id="2317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318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319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Вероятность:</w:t>
              </w:r>
              <w:r w:rsidRPr="009C54E2">
                <w:rPr>
                  <w:rFonts w:eastAsia="Times New Roman" w:cs="Times New Roman"/>
                  <w:color w:val="0F1115"/>
                  <w:rPrChange w:id="2320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Средняя. 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321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Влияние:</w:t>
              </w:r>
              <w:r w:rsidRPr="009C54E2">
                <w:rPr>
                  <w:rFonts w:eastAsia="Times New Roman" w:cs="Times New Roman"/>
                  <w:color w:val="0F1115"/>
                  <w:rPrChange w:id="2322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Высокое. 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323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Мера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</w:rPr>
                <w:t>:</w:t>
              </w:r>
              <w:r w:rsidRPr="009C54E2">
                <w:rPr>
                  <w:rFonts w:eastAsia="Times New Roman" w:cs="Times New Roman"/>
                  <w:color w:val="0F1115"/>
                </w:rPr>
                <w:t xml:space="preserve"> использовать</w:t>
              </w:r>
              <w:r w:rsidRPr="009C54E2">
                <w:rPr>
                  <w:rFonts w:eastAsia="Times New Roman" w:cs="Times New Roman"/>
                  <w:color w:val="0F1115"/>
                  <w:rPrChange w:id="2324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 xml:space="preserve"> поэтапный </w:t>
              </w:r>
              <w:proofErr w:type="spellStart"/>
              <w:r w:rsidRPr="009C54E2">
                <w:rPr>
                  <w:rFonts w:eastAsia="Times New Roman" w:cs="Times New Roman"/>
                  <w:color w:val="0F1115"/>
                  <w:rPrChange w:id="2325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rollout</w:t>
              </w:r>
              <w:proofErr w:type="spellEnd"/>
              <w:r w:rsidRPr="009C54E2">
                <w:rPr>
                  <w:rFonts w:eastAsia="Times New Roman" w:cs="Times New Roman"/>
                  <w:color w:val="0F1115"/>
                  <w:rPrChange w:id="2326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 xml:space="preserve"> (MVP → доработки), чётко </w:t>
              </w:r>
              <w:proofErr w:type="spellStart"/>
              <w:r w:rsidRPr="009C54E2">
                <w:rPr>
                  <w:rFonts w:eastAsia="Times New Roman" w:cs="Times New Roman"/>
                  <w:color w:val="0F1115"/>
                  <w:rPrChange w:id="2327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приоритизировать</w:t>
              </w:r>
              <w:proofErr w:type="spellEnd"/>
              <w:r w:rsidRPr="009C54E2">
                <w:rPr>
                  <w:rFonts w:eastAsia="Times New Roman" w:cs="Times New Roman"/>
                  <w:color w:val="0F1115"/>
                  <w:rPrChange w:id="2328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 xml:space="preserve"> задачи. В случае задержки — выкатывать готовые модули по отдельности</w:t>
              </w:r>
            </w:ins>
          </w:p>
        </w:tc>
      </w:tr>
      <w:tr w:rsidR="009C54E2" w:rsidRPr="009C54E2" w14:paraId="5B7DFC0C" w14:textId="77777777" w:rsidTr="009C54E2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2329" w:author="Мария Савина" w:date="2026-08-20T00:44:00Z" w16du:dateUtc="2026-08-19T22:44:00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ins w:id="2330" w:author="Мария Савина" w:date="2026-08-20T00:44:00Z" w16du:dateUtc="2026-08-19T22:44:00Z"/>
        </w:trPr>
        <w:tc>
          <w:tcPr>
            <w:tcW w:w="0" w:type="auto"/>
            <w:hideMark/>
            <w:tcPrChange w:id="2331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777A419F" w14:textId="77777777" w:rsidR="009C54E2" w:rsidRPr="009C54E2" w:rsidRDefault="009C54E2" w:rsidP="009C54E2">
            <w:pPr>
              <w:spacing w:after="0" w:line="240" w:lineRule="auto"/>
              <w:rPr>
                <w:ins w:id="2332" w:author="Мария Савина" w:date="2026-08-20T00:44:00Z" w16du:dateUtc="2026-08-19T22:44:00Z"/>
                <w:rFonts w:eastAsia="Times New Roman" w:cs="Times New Roman"/>
                <w:color w:val="0F1115"/>
                <w:rPrChange w:id="2333" w:author="Мария Савина" w:date="2026-08-20T00:44:00Z" w16du:dateUtc="2026-08-19T22:44:00Z">
                  <w:rPr>
                    <w:ins w:id="2334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335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336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11</w:t>
              </w:r>
            </w:ins>
          </w:p>
        </w:tc>
        <w:tc>
          <w:tcPr>
            <w:tcW w:w="0" w:type="auto"/>
            <w:hideMark/>
            <w:tcPrChange w:id="2337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28346461" w14:textId="77777777" w:rsidR="009C54E2" w:rsidRPr="009C54E2" w:rsidRDefault="009C54E2" w:rsidP="009C54E2">
            <w:pPr>
              <w:spacing w:after="0" w:line="240" w:lineRule="auto"/>
              <w:rPr>
                <w:ins w:id="2338" w:author="Мария Савина" w:date="2026-08-20T00:44:00Z" w16du:dateUtc="2026-08-19T22:44:00Z"/>
                <w:rFonts w:eastAsia="Times New Roman" w:cs="Times New Roman"/>
                <w:color w:val="0F1115"/>
                <w:rPrChange w:id="2339" w:author="Мария Савина" w:date="2026-08-20T00:44:00Z" w16du:dateUtc="2026-08-19T22:44:00Z">
                  <w:rPr>
                    <w:ins w:id="2340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341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342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Риск:</w:t>
              </w:r>
              <w:r w:rsidRPr="009C54E2">
                <w:rPr>
                  <w:rFonts w:eastAsia="Times New Roman" w:cs="Times New Roman"/>
                  <w:color w:val="0F1115"/>
                  <w:rPrChange w:id="2343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Сбои в работе API сервиса онлайн-оплаты при возврате</w:t>
              </w:r>
            </w:ins>
          </w:p>
        </w:tc>
        <w:tc>
          <w:tcPr>
            <w:tcW w:w="0" w:type="auto"/>
            <w:hideMark/>
            <w:tcPrChange w:id="2344" w:author="Мария Савина" w:date="2026-08-20T00:44:00Z" w16du:dateUtc="2026-08-19T22:44:00Z">
              <w:tcPr>
                <w:tcW w:w="0" w:type="auto"/>
                <w:gridSpan w:val="3"/>
                <w:hideMark/>
              </w:tcPr>
            </w:tcPrChange>
          </w:tcPr>
          <w:p w14:paraId="7CFB9B33" w14:textId="63FBF375" w:rsidR="009C54E2" w:rsidRPr="009C54E2" w:rsidRDefault="009C54E2" w:rsidP="009C54E2">
            <w:pPr>
              <w:spacing w:after="0" w:line="240" w:lineRule="auto"/>
              <w:rPr>
                <w:ins w:id="2345" w:author="Мария Савина" w:date="2026-08-20T00:44:00Z" w16du:dateUtc="2026-08-19T22:44:00Z"/>
                <w:rFonts w:eastAsia="Times New Roman" w:cs="Times New Roman"/>
                <w:color w:val="0F1115"/>
                <w:rPrChange w:id="2346" w:author="Мария Савина" w:date="2026-08-20T00:44:00Z" w16du:dateUtc="2026-08-19T22:44:00Z">
                  <w:rPr>
                    <w:ins w:id="2347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348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349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Вероятность:</w:t>
              </w:r>
              <w:r w:rsidRPr="009C54E2">
                <w:rPr>
                  <w:rFonts w:eastAsia="Times New Roman" w:cs="Times New Roman"/>
                  <w:color w:val="0F1115"/>
                  <w:rPrChange w:id="2350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Низкая. 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351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Влияние:</w:t>
              </w:r>
              <w:r w:rsidRPr="009C54E2">
                <w:rPr>
                  <w:rFonts w:eastAsia="Times New Roman" w:cs="Times New Roman"/>
                  <w:color w:val="0F1115"/>
                  <w:rPrChange w:id="2352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Высокое. 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353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Мера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</w:rPr>
                <w:t>:</w:t>
              </w:r>
              <w:r w:rsidRPr="009C54E2">
                <w:rPr>
                  <w:rFonts w:eastAsia="Times New Roman" w:cs="Times New Roman"/>
                  <w:color w:val="0F1115"/>
                </w:rPr>
                <w:t xml:space="preserve"> добавить</w:t>
              </w:r>
              <w:r w:rsidRPr="009C54E2">
                <w:rPr>
                  <w:rFonts w:eastAsia="Times New Roman" w:cs="Times New Roman"/>
                  <w:color w:val="0F1115"/>
                  <w:rPrChange w:id="2354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 xml:space="preserve"> механизм повторных попыток и уведомление администратора о сбоях. В экстренном случае оставить ручной возврат через ЛК как резерв</w:t>
              </w:r>
            </w:ins>
          </w:p>
        </w:tc>
      </w:tr>
      <w:tr w:rsidR="009C54E2" w:rsidRPr="009C54E2" w14:paraId="426E89CE" w14:textId="77777777" w:rsidTr="009C54E2">
        <w:tblPrEx>
          <w:tblCellMar>
            <w:top w:w="0" w:type="dxa"/>
            <w:left w:w="0" w:type="dxa"/>
            <w:bottom w:w="0" w:type="dxa"/>
            <w:right w:w="0" w:type="dxa"/>
          </w:tblCellMar>
          <w:tblPrExChange w:id="2355" w:author="Мария Савина" w:date="2026-08-20T00:44:00Z" w16du:dateUtc="2026-08-19T22:44:00Z">
            <w:tblPrEx>
              <w:tblCellMar>
                <w:top w:w="0" w:type="dxa"/>
                <w:left w:w="0" w:type="dxa"/>
                <w:bottom w:w="0" w:type="dxa"/>
                <w:right w:w="0" w:type="dxa"/>
              </w:tblCellMar>
            </w:tblPrEx>
          </w:tblPrExChange>
        </w:tblPrEx>
        <w:trPr>
          <w:ins w:id="2356" w:author="Мария Савина" w:date="2026-08-20T00:44:00Z" w16du:dateUtc="2026-08-19T22:44:00Z"/>
        </w:trPr>
        <w:tc>
          <w:tcPr>
            <w:tcW w:w="0" w:type="auto"/>
            <w:hideMark/>
            <w:tcPrChange w:id="2357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0B3B3067" w14:textId="77777777" w:rsidR="009C54E2" w:rsidRPr="009C54E2" w:rsidRDefault="009C54E2" w:rsidP="009C54E2">
            <w:pPr>
              <w:spacing w:after="0" w:line="240" w:lineRule="auto"/>
              <w:rPr>
                <w:ins w:id="2358" w:author="Мария Савина" w:date="2026-08-20T00:44:00Z" w16du:dateUtc="2026-08-19T22:44:00Z"/>
                <w:rFonts w:eastAsia="Times New Roman" w:cs="Times New Roman"/>
                <w:color w:val="0F1115"/>
                <w:rPrChange w:id="2359" w:author="Мария Савина" w:date="2026-08-20T00:44:00Z" w16du:dateUtc="2026-08-19T22:44:00Z">
                  <w:rPr>
                    <w:ins w:id="2360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361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362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12</w:t>
              </w:r>
            </w:ins>
          </w:p>
        </w:tc>
        <w:tc>
          <w:tcPr>
            <w:tcW w:w="0" w:type="auto"/>
            <w:hideMark/>
            <w:tcPrChange w:id="2363" w:author="Мария Савина" w:date="2026-08-20T00:44:00Z" w16du:dateUtc="2026-08-19T22:44:00Z">
              <w:tcPr>
                <w:tcW w:w="0" w:type="auto"/>
                <w:gridSpan w:val="2"/>
                <w:hideMark/>
              </w:tcPr>
            </w:tcPrChange>
          </w:tcPr>
          <w:p w14:paraId="78BCA34D" w14:textId="77777777" w:rsidR="009C54E2" w:rsidRPr="009C54E2" w:rsidRDefault="009C54E2" w:rsidP="009C54E2">
            <w:pPr>
              <w:spacing w:after="0" w:line="240" w:lineRule="auto"/>
              <w:rPr>
                <w:ins w:id="2364" w:author="Мария Савина" w:date="2026-08-20T00:44:00Z" w16du:dateUtc="2026-08-19T22:44:00Z"/>
                <w:rFonts w:eastAsia="Times New Roman" w:cs="Times New Roman"/>
                <w:color w:val="0F1115"/>
                <w:rPrChange w:id="2365" w:author="Мария Савина" w:date="2026-08-20T00:44:00Z" w16du:dateUtc="2026-08-19T22:44:00Z">
                  <w:rPr>
                    <w:ins w:id="2366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367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368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Риск:</w:t>
              </w:r>
              <w:r w:rsidRPr="009C54E2">
                <w:rPr>
                  <w:rFonts w:eastAsia="Times New Roman" w:cs="Times New Roman"/>
                  <w:color w:val="0F1115"/>
                  <w:rPrChange w:id="2369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Клиенты указывают неверные контактные данные (ошибка в номере телефона)</w:t>
              </w:r>
            </w:ins>
          </w:p>
        </w:tc>
        <w:tc>
          <w:tcPr>
            <w:tcW w:w="0" w:type="auto"/>
            <w:hideMark/>
            <w:tcPrChange w:id="2370" w:author="Мария Савина" w:date="2026-08-20T00:44:00Z" w16du:dateUtc="2026-08-19T22:44:00Z">
              <w:tcPr>
                <w:tcW w:w="0" w:type="auto"/>
                <w:gridSpan w:val="3"/>
                <w:hideMark/>
              </w:tcPr>
            </w:tcPrChange>
          </w:tcPr>
          <w:p w14:paraId="77D1B08A" w14:textId="6B13AF55" w:rsidR="009C54E2" w:rsidRPr="009C54E2" w:rsidRDefault="009C54E2" w:rsidP="009C54E2">
            <w:pPr>
              <w:spacing w:after="0" w:line="240" w:lineRule="auto"/>
              <w:rPr>
                <w:ins w:id="2371" w:author="Мария Савина" w:date="2026-08-20T00:44:00Z" w16du:dateUtc="2026-08-19T22:44:00Z"/>
                <w:rFonts w:eastAsia="Times New Roman" w:cs="Times New Roman"/>
                <w:color w:val="0F1115"/>
                <w:rPrChange w:id="2372" w:author="Мария Савина" w:date="2026-08-20T00:44:00Z" w16du:dateUtc="2026-08-19T22:44:00Z">
                  <w:rPr>
                    <w:ins w:id="2373" w:author="Мария Савина" w:date="2026-08-20T00:44:00Z" w16du:dateUtc="2026-08-19T22:44:00Z"/>
                    <w:rFonts w:ascii="Segoe UI" w:eastAsia="Times New Roman" w:hAnsi="Segoe UI" w:cs="Segoe UI"/>
                    <w:color w:val="0F1115"/>
                  </w:rPr>
                </w:rPrChange>
              </w:rPr>
            </w:pPr>
            <w:ins w:id="2374" w:author="Мария Савина" w:date="2026-08-20T00:44:00Z" w16du:dateUtc="2026-08-19T22:44:00Z"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375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Вероятность:</w:t>
              </w:r>
              <w:r w:rsidRPr="009C54E2">
                <w:rPr>
                  <w:rFonts w:eastAsia="Times New Roman" w:cs="Times New Roman"/>
                  <w:color w:val="0F1115"/>
                  <w:rPrChange w:id="2376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Средняя. 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377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Влияние:</w:t>
              </w:r>
              <w:r w:rsidRPr="009C54E2">
                <w:rPr>
                  <w:rFonts w:eastAsia="Times New Roman" w:cs="Times New Roman"/>
                  <w:color w:val="0F1115"/>
                  <w:rPrChange w:id="2378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 Низкое. 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  <w:rPrChange w:id="2379" w:author="Мария Савина" w:date="2026-08-20T00:44:00Z" w16du:dateUtc="2026-08-19T22:44:00Z">
                    <w:rPr>
                      <w:rFonts w:ascii="Segoe UI" w:eastAsia="Times New Roman" w:hAnsi="Segoe UI" w:cs="Segoe UI"/>
                      <w:b/>
                      <w:bCs/>
                      <w:color w:val="0F1115"/>
                    </w:rPr>
                  </w:rPrChange>
                </w:rPr>
                <w:t>Мера</w:t>
              </w:r>
              <w:r w:rsidRPr="009C54E2">
                <w:rPr>
                  <w:rFonts w:eastAsia="Times New Roman" w:cs="Times New Roman"/>
                  <w:b/>
                  <w:bCs/>
                  <w:color w:val="0F1115"/>
                </w:rPr>
                <w:t>:</w:t>
              </w:r>
              <w:r w:rsidRPr="009C54E2">
                <w:rPr>
                  <w:rFonts w:eastAsia="Times New Roman" w:cs="Times New Roman"/>
                  <w:color w:val="0F1115"/>
                </w:rPr>
                <w:t xml:space="preserve"> добавить</w:t>
              </w:r>
              <w:r w:rsidRPr="009C54E2">
                <w:rPr>
                  <w:rFonts w:eastAsia="Times New Roman" w:cs="Times New Roman"/>
                  <w:color w:val="0F1115"/>
                  <w:rPrChange w:id="2380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 xml:space="preserve"> на сайте валидацию номера телефона и маску </w:t>
              </w:r>
              <w:r w:rsidRPr="009C54E2">
                <w:rPr>
                  <w:rFonts w:eastAsia="Times New Roman" w:cs="Times New Roman"/>
                  <w:color w:val="0F1115"/>
                  <w:rPrChange w:id="2381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lastRenderedPageBreak/>
                <w:t xml:space="preserve">ввода. При </w:t>
              </w:r>
              <w:proofErr w:type="spellStart"/>
              <w:r w:rsidRPr="009C54E2">
                <w:rPr>
                  <w:rFonts w:eastAsia="Times New Roman" w:cs="Times New Roman"/>
                  <w:color w:val="0F1115"/>
                  <w:rPrChange w:id="2382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недозвоне</w:t>
              </w:r>
              <w:proofErr w:type="spellEnd"/>
              <w:r w:rsidRPr="009C54E2">
                <w:rPr>
                  <w:rFonts w:eastAsia="Times New Roman" w:cs="Times New Roman"/>
                  <w:color w:val="0F1115"/>
                  <w:rPrChange w:id="2383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 xml:space="preserve"> — дублировать уведомление на </w:t>
              </w:r>
              <w:proofErr w:type="spellStart"/>
              <w:r w:rsidRPr="009C54E2">
                <w:rPr>
                  <w:rFonts w:eastAsia="Times New Roman" w:cs="Times New Roman"/>
                  <w:color w:val="0F1115"/>
                  <w:rPrChange w:id="2384" w:author="Мария Савина" w:date="2026-08-20T00:44:00Z" w16du:dateUtc="2026-08-19T22:44:00Z">
                    <w:rPr>
                      <w:rFonts w:ascii="Segoe UI" w:eastAsia="Times New Roman" w:hAnsi="Segoe UI" w:cs="Segoe UI"/>
                      <w:color w:val="0F1115"/>
                    </w:rPr>
                  </w:rPrChange>
                </w:rPr>
                <w:t>email</w:t>
              </w:r>
              <w:proofErr w:type="spellEnd"/>
            </w:ins>
          </w:p>
        </w:tc>
      </w:tr>
    </w:tbl>
    <w:p w14:paraId="7E0C796F" w14:textId="77777777" w:rsidR="009A0F1B" w:rsidRPr="00281062" w:rsidRDefault="009A0F1B">
      <w:pPr>
        <w:widowControl w:val="0"/>
        <w:spacing w:line="240" w:lineRule="auto"/>
        <w:rPr>
          <w:rFonts w:cs="Times New Roman"/>
          <w:color w:val="auto"/>
          <w:rPrChange w:id="2385" w:author="Мария Савина" w:date="2026-08-20T00:41:00Z" w16du:dateUtc="2026-08-19T22:41:00Z">
            <w:rPr/>
          </w:rPrChange>
        </w:rPr>
      </w:pPr>
    </w:p>
    <w:p w14:paraId="3F9B93EE" w14:textId="77777777" w:rsidR="009A0F1B" w:rsidRPr="00281062" w:rsidRDefault="009A0F1B">
      <w:pPr>
        <w:spacing w:line="240" w:lineRule="auto"/>
        <w:rPr>
          <w:rFonts w:cs="Times New Roman"/>
          <w:color w:val="auto"/>
          <w:shd w:val="clear" w:color="auto" w:fill="FFFF00"/>
          <w:rPrChange w:id="2386" w:author="Мария Савина" w:date="2026-08-20T00:41:00Z" w16du:dateUtc="2026-08-19T22:41:00Z">
            <w:rPr>
              <w:shd w:val="clear" w:color="auto" w:fill="FFFF00"/>
            </w:rPr>
          </w:rPrChange>
        </w:rPr>
      </w:pPr>
    </w:p>
    <w:p w14:paraId="4E86EDFF" w14:textId="77777777" w:rsidR="009A0F1B" w:rsidRPr="00281062" w:rsidDel="00281062" w:rsidRDefault="009A0F1B">
      <w:pPr>
        <w:spacing w:line="240" w:lineRule="auto"/>
        <w:rPr>
          <w:del w:id="2387" w:author="Мария Савина" w:date="2026-08-20T00:38:00Z" w16du:dateUtc="2026-08-19T22:38:00Z"/>
          <w:rFonts w:cs="Times New Roman"/>
          <w:color w:val="auto"/>
          <w:rPrChange w:id="2388" w:author="Мария Савина" w:date="2026-08-20T00:41:00Z" w16du:dateUtc="2026-08-19T22:41:00Z">
            <w:rPr>
              <w:del w:id="2389" w:author="Мария Савина" w:date="2026-08-20T00:38:00Z" w16du:dateUtc="2026-08-19T22:38:00Z"/>
            </w:rPr>
          </w:rPrChange>
        </w:rPr>
      </w:pPr>
    </w:p>
    <w:p w14:paraId="296535FE" w14:textId="418D66D2" w:rsidR="009A0F1B" w:rsidRPr="00281062" w:rsidDel="00281062" w:rsidRDefault="00000000">
      <w:pPr>
        <w:spacing w:line="240" w:lineRule="auto"/>
        <w:rPr>
          <w:del w:id="2390" w:author="Мария Савина" w:date="2026-08-20T00:38:00Z" w16du:dateUtc="2026-08-19T22:38:00Z"/>
          <w:rFonts w:cs="Times New Roman"/>
          <w:color w:val="auto"/>
          <w:rPrChange w:id="2391" w:author="Мария Савина" w:date="2026-08-20T00:41:00Z" w16du:dateUtc="2026-08-19T22:41:00Z">
            <w:rPr>
              <w:del w:id="2392" w:author="Мария Савина" w:date="2026-08-20T00:38:00Z" w16du:dateUtc="2026-08-19T22:38:00Z"/>
              <w:i/>
              <w:iCs/>
              <w:color w:val="595959"/>
            </w:rPr>
          </w:rPrChange>
        </w:rPr>
      </w:pPr>
      <w:del w:id="2393" w:author="Мария Савина" w:date="2026-08-20T00:38:00Z" w16du:dateUtc="2026-08-19T22:38:00Z">
        <w:r w:rsidRPr="00281062" w:rsidDel="00281062">
          <w:rPr>
            <w:rFonts w:cs="Times New Roman"/>
            <w:color w:val="auto"/>
            <w:rPrChange w:id="2394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delText>Ответы на эти вопросы помогут вам заполнить таблицу выше:</w:delText>
        </w:r>
      </w:del>
    </w:p>
    <w:p w14:paraId="2AD50965" w14:textId="0296DB97" w:rsidR="009A0F1B" w:rsidRPr="00281062" w:rsidDel="00281062" w:rsidRDefault="00000000">
      <w:pPr>
        <w:spacing w:line="240" w:lineRule="auto"/>
        <w:rPr>
          <w:del w:id="2395" w:author="Мария Савина" w:date="2026-08-20T00:38:00Z" w16du:dateUtc="2026-08-19T22:38:00Z"/>
          <w:rFonts w:cs="Times New Roman"/>
          <w:color w:val="auto"/>
          <w:rPrChange w:id="2396" w:author="Мария Савина" w:date="2026-08-20T00:41:00Z" w16du:dateUtc="2026-08-19T22:41:00Z">
            <w:rPr>
              <w:del w:id="2397" w:author="Мария Савина" w:date="2026-08-20T00:38:00Z" w16du:dateUtc="2026-08-19T22:38:00Z"/>
              <w:i/>
              <w:iCs/>
              <w:color w:val="595959"/>
            </w:rPr>
          </w:rPrChange>
        </w:rPr>
      </w:pPr>
      <w:del w:id="2398" w:author="Мария Савина" w:date="2026-08-20T00:38:00Z" w16du:dateUtc="2026-08-19T22:38:00Z">
        <w:r w:rsidRPr="00281062" w:rsidDel="00281062">
          <w:rPr>
            <w:rFonts w:cs="Times New Roman"/>
            <w:color w:val="auto"/>
            <w:rPrChange w:id="2399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delText xml:space="preserve">Для рисков: </w:delText>
        </w:r>
      </w:del>
    </w:p>
    <w:p w14:paraId="49D64367" w14:textId="01BBEEBD" w:rsidR="009A0F1B" w:rsidRPr="00281062" w:rsidDel="00281062" w:rsidRDefault="00000000">
      <w:pPr>
        <w:numPr>
          <w:ilvl w:val="0"/>
          <w:numId w:val="12"/>
        </w:numPr>
        <w:spacing w:after="0" w:line="240" w:lineRule="auto"/>
        <w:rPr>
          <w:del w:id="2400" w:author="Мария Савина" w:date="2026-08-20T00:38:00Z" w16du:dateUtc="2026-08-19T22:38:00Z"/>
          <w:rFonts w:cs="Times New Roman"/>
          <w:color w:val="auto"/>
          <w:rPrChange w:id="2401" w:author="Мария Савина" w:date="2026-08-20T00:41:00Z" w16du:dateUtc="2026-08-19T22:41:00Z">
            <w:rPr>
              <w:del w:id="2402" w:author="Мария Савина" w:date="2026-08-20T00:38:00Z" w16du:dateUtc="2026-08-19T22:38:00Z"/>
              <w:i/>
              <w:iCs/>
              <w:color w:val="595959"/>
            </w:rPr>
          </w:rPrChange>
        </w:rPr>
      </w:pPr>
      <w:del w:id="2403" w:author="Мария Савина" w:date="2026-08-20T00:38:00Z" w16du:dateUtc="2026-08-19T22:38:00Z">
        <w:r w:rsidRPr="00281062" w:rsidDel="00281062">
          <w:rPr>
            <w:rFonts w:cs="Times New Roman"/>
            <w:color w:val="auto"/>
            <w:rPrChange w:id="2404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delText>Что может пойти не так в ходе разработки?</w:delText>
        </w:r>
      </w:del>
    </w:p>
    <w:p w14:paraId="3BE4ACD8" w14:textId="44D1835D" w:rsidR="009A0F1B" w:rsidRPr="00281062" w:rsidDel="00281062" w:rsidRDefault="00000000">
      <w:pPr>
        <w:numPr>
          <w:ilvl w:val="0"/>
          <w:numId w:val="12"/>
        </w:numPr>
        <w:spacing w:after="0" w:line="240" w:lineRule="auto"/>
        <w:rPr>
          <w:del w:id="2405" w:author="Мария Савина" w:date="2026-08-20T00:38:00Z" w16du:dateUtc="2026-08-19T22:38:00Z"/>
          <w:rFonts w:cs="Times New Roman"/>
          <w:color w:val="auto"/>
          <w:rPrChange w:id="2406" w:author="Мария Савина" w:date="2026-08-20T00:41:00Z" w16du:dateUtc="2026-08-19T22:41:00Z">
            <w:rPr>
              <w:del w:id="2407" w:author="Мария Савина" w:date="2026-08-20T00:38:00Z" w16du:dateUtc="2026-08-19T22:38:00Z"/>
              <w:i/>
              <w:iCs/>
              <w:color w:val="595959"/>
            </w:rPr>
          </w:rPrChange>
        </w:rPr>
      </w:pPr>
      <w:del w:id="2408" w:author="Мария Савина" w:date="2026-08-20T00:38:00Z" w16du:dateUtc="2026-08-19T22:38:00Z">
        <w:r w:rsidRPr="00281062" w:rsidDel="00281062">
          <w:rPr>
            <w:rFonts w:cs="Times New Roman"/>
            <w:color w:val="auto"/>
            <w:rPrChange w:id="2409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delText>Как это отразится на решении, качестве его работы, репутации магазина, сроках или стоимости внедрения вашего решения?</w:delText>
        </w:r>
      </w:del>
    </w:p>
    <w:p w14:paraId="4EC7BFEC" w14:textId="39108B9E" w:rsidR="009A0F1B" w:rsidRPr="00281062" w:rsidDel="00281062" w:rsidRDefault="00000000">
      <w:pPr>
        <w:numPr>
          <w:ilvl w:val="0"/>
          <w:numId w:val="12"/>
        </w:numPr>
        <w:spacing w:line="240" w:lineRule="auto"/>
        <w:rPr>
          <w:del w:id="2410" w:author="Мария Савина" w:date="2026-08-20T00:38:00Z" w16du:dateUtc="2026-08-19T22:38:00Z"/>
          <w:rFonts w:cs="Times New Roman"/>
          <w:color w:val="auto"/>
          <w:rPrChange w:id="2411" w:author="Мария Савина" w:date="2026-08-20T00:41:00Z" w16du:dateUtc="2026-08-19T22:41:00Z">
            <w:rPr>
              <w:del w:id="2412" w:author="Мария Савина" w:date="2026-08-20T00:38:00Z" w16du:dateUtc="2026-08-19T22:38:00Z"/>
              <w:i/>
              <w:iCs/>
              <w:color w:val="595959"/>
            </w:rPr>
          </w:rPrChange>
        </w:rPr>
      </w:pPr>
      <w:del w:id="2413" w:author="Мария Савина" w:date="2026-08-20T00:38:00Z" w16du:dateUtc="2026-08-19T22:38:00Z">
        <w:r w:rsidRPr="00281062" w:rsidDel="00281062">
          <w:rPr>
            <w:rFonts w:cs="Times New Roman"/>
            <w:color w:val="auto"/>
            <w:rPrChange w:id="2414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delText>Как эти риски можно обработать: принять (не делать ничего), сократить или избежать (каким способом)</w:delText>
        </w:r>
        <w:r w:rsidRPr="00281062" w:rsidDel="00281062">
          <w:rPr>
            <w:rFonts w:cs="Times New Roman"/>
            <w:color w:val="auto"/>
            <w:shd w:val="clear" w:color="auto" w:fill="FFFFFF"/>
            <w:rPrChange w:id="2415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delText>?</w:delText>
        </w:r>
      </w:del>
    </w:p>
    <w:p w14:paraId="601A9853" w14:textId="1A7D40CE" w:rsidR="009A0F1B" w:rsidRPr="00281062" w:rsidDel="00281062" w:rsidRDefault="00000000">
      <w:pPr>
        <w:spacing w:line="240" w:lineRule="auto"/>
        <w:rPr>
          <w:del w:id="2416" w:author="Мария Савина" w:date="2026-08-20T00:38:00Z" w16du:dateUtc="2026-08-19T22:38:00Z"/>
          <w:rFonts w:cs="Times New Roman"/>
          <w:color w:val="auto"/>
          <w:rPrChange w:id="2417" w:author="Мария Савина" w:date="2026-08-20T00:41:00Z" w16du:dateUtc="2026-08-19T22:41:00Z">
            <w:rPr>
              <w:del w:id="2418" w:author="Мария Савина" w:date="2026-08-20T00:38:00Z" w16du:dateUtc="2026-08-19T22:38:00Z"/>
              <w:i/>
              <w:iCs/>
              <w:color w:val="595959"/>
            </w:rPr>
          </w:rPrChange>
        </w:rPr>
      </w:pPr>
      <w:del w:id="2419" w:author="Мария Савина" w:date="2026-08-20T00:38:00Z" w16du:dateUtc="2026-08-19T22:38:00Z">
        <w:r w:rsidRPr="00281062" w:rsidDel="00281062">
          <w:rPr>
            <w:rFonts w:cs="Times New Roman"/>
            <w:color w:val="auto"/>
            <w:rPrChange w:id="2420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delText>Для ограничений:</w:delText>
        </w:r>
      </w:del>
    </w:p>
    <w:p w14:paraId="77528EF3" w14:textId="1B06FC83" w:rsidR="009A0F1B" w:rsidRPr="00281062" w:rsidDel="00281062" w:rsidRDefault="00000000">
      <w:pPr>
        <w:numPr>
          <w:ilvl w:val="0"/>
          <w:numId w:val="13"/>
        </w:numPr>
        <w:spacing w:after="0" w:line="240" w:lineRule="auto"/>
        <w:rPr>
          <w:del w:id="2421" w:author="Мария Савина" w:date="2026-08-20T00:38:00Z" w16du:dateUtc="2026-08-19T22:38:00Z"/>
          <w:rFonts w:cs="Times New Roman"/>
          <w:color w:val="auto"/>
          <w:rPrChange w:id="2422" w:author="Мария Савина" w:date="2026-08-20T00:41:00Z" w16du:dateUtc="2026-08-19T22:41:00Z">
            <w:rPr>
              <w:del w:id="2423" w:author="Мария Савина" w:date="2026-08-20T00:38:00Z" w16du:dateUtc="2026-08-19T22:38:00Z"/>
              <w:i/>
              <w:iCs/>
              <w:color w:val="595959"/>
            </w:rPr>
          </w:rPrChange>
        </w:rPr>
      </w:pPr>
      <w:del w:id="2424" w:author="Мария Савина" w:date="2026-08-20T00:38:00Z" w16du:dateUtc="2026-08-19T22:38:00Z">
        <w:r w:rsidRPr="00281062" w:rsidDel="00281062">
          <w:rPr>
            <w:rFonts w:cs="Times New Roman"/>
            <w:color w:val="auto"/>
            <w:rPrChange w:id="2425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delText>Какое правило нельзя нарушать в проектируемом решении? Есть ли ограничения на выполнение каких-то</w:delText>
        </w:r>
        <w:r w:rsidRPr="00281062" w:rsidDel="00281062">
          <w:rPr>
            <w:rFonts w:cs="Times New Roman"/>
            <w:color w:val="auto"/>
            <w:shd w:val="clear" w:color="auto" w:fill="FFFFFF"/>
            <w:rPrChange w:id="2426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delText xml:space="preserve"> д</w:delText>
        </w:r>
        <w:r w:rsidRPr="00281062" w:rsidDel="00281062">
          <w:rPr>
            <w:rFonts w:cs="Times New Roman"/>
            <w:color w:val="auto"/>
            <w:rPrChange w:id="2427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delText>ействий внутри процесса?</w:delText>
        </w:r>
      </w:del>
    </w:p>
    <w:p w14:paraId="35430893" w14:textId="29699E87" w:rsidR="009A0F1B" w:rsidRPr="00281062" w:rsidDel="00281062" w:rsidRDefault="00000000">
      <w:pPr>
        <w:numPr>
          <w:ilvl w:val="0"/>
          <w:numId w:val="13"/>
        </w:numPr>
        <w:spacing w:line="240" w:lineRule="auto"/>
        <w:rPr>
          <w:del w:id="2428" w:author="Мария Савина" w:date="2026-08-20T00:38:00Z" w16du:dateUtc="2026-08-19T22:38:00Z"/>
          <w:rFonts w:cs="Times New Roman"/>
          <w:color w:val="auto"/>
          <w:rPrChange w:id="2429" w:author="Мария Савина" w:date="2026-08-20T00:41:00Z" w16du:dateUtc="2026-08-19T22:41:00Z">
            <w:rPr>
              <w:del w:id="2430" w:author="Мария Савина" w:date="2026-08-20T00:38:00Z" w16du:dateUtc="2026-08-19T22:38:00Z"/>
              <w:i/>
              <w:iCs/>
              <w:color w:val="595959"/>
            </w:rPr>
          </w:rPrChange>
        </w:rPr>
      </w:pPr>
      <w:del w:id="2431" w:author="Мария Савина" w:date="2026-08-20T00:38:00Z" w16du:dateUtc="2026-08-19T22:38:00Z">
        <w:r w:rsidRPr="00281062" w:rsidDel="00281062">
          <w:rPr>
            <w:rFonts w:cs="Times New Roman"/>
            <w:color w:val="auto"/>
            <w:rPrChange w:id="2432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delText>Где это правило нужно учесть? Можно сослаться на процесс или отдельный его этап</w:delText>
        </w:r>
      </w:del>
    </w:p>
    <w:p w14:paraId="67ACB276" w14:textId="77777777" w:rsidR="009A0F1B" w:rsidRPr="00281062" w:rsidRDefault="009A0F1B">
      <w:pPr>
        <w:spacing w:line="240" w:lineRule="auto"/>
        <w:rPr>
          <w:rFonts w:cs="Times New Roman"/>
          <w:color w:val="auto"/>
          <w:shd w:val="clear" w:color="auto" w:fill="FFFF00"/>
          <w:rPrChange w:id="2433" w:author="Мария Савина" w:date="2026-08-20T00:41:00Z" w16du:dateUtc="2026-08-19T22:41:00Z">
            <w:rPr>
              <w:shd w:val="clear" w:color="auto" w:fill="FFFF00"/>
            </w:rPr>
          </w:rPrChange>
        </w:rPr>
      </w:pPr>
    </w:p>
    <w:p w14:paraId="67474882" w14:textId="77777777" w:rsidR="009A0F1B" w:rsidRPr="00281062" w:rsidRDefault="009A0F1B">
      <w:pPr>
        <w:spacing w:line="240" w:lineRule="auto"/>
        <w:rPr>
          <w:rFonts w:cs="Times New Roman"/>
          <w:color w:val="auto"/>
          <w:rPrChange w:id="2434" w:author="Мария Савина" w:date="2026-08-20T00:41:00Z" w16du:dateUtc="2026-08-19T22:41:00Z">
            <w:rPr/>
          </w:rPrChange>
        </w:rPr>
      </w:pPr>
    </w:p>
    <w:p w14:paraId="34B595CB" w14:textId="77777777" w:rsidR="009A0F1B" w:rsidRPr="00281062" w:rsidRDefault="00000000">
      <w:pPr>
        <w:pStyle w:val="10"/>
        <w:rPr>
          <w:color w:val="auto"/>
          <w:rPrChange w:id="2435" w:author="Мария Савина" w:date="2026-08-20T00:41:00Z" w16du:dateUtc="2026-08-19T22:41:00Z">
            <w:rPr/>
          </w:rPrChange>
        </w:rPr>
      </w:pPr>
      <w:bookmarkStart w:id="2436" w:name="_lnxbz9"/>
      <w:bookmarkStart w:id="2437" w:name="_Toc5"/>
      <w:bookmarkEnd w:id="2436"/>
      <w:r w:rsidRPr="00281062">
        <w:rPr>
          <w:rFonts w:eastAsia="Arial Unicode MS"/>
          <w:color w:val="auto"/>
          <w:rPrChange w:id="2438" w:author="Мария Савина" w:date="2026-08-20T00:41:00Z" w16du:dateUtc="2026-08-19T22:41:00Z">
            <w:rPr>
              <w:rFonts w:eastAsia="Arial Unicode MS" w:cs="Arial Unicode MS"/>
            </w:rPr>
          </w:rPrChange>
        </w:rPr>
        <w:t>Приложение</w:t>
      </w:r>
      <w:bookmarkEnd w:id="2437"/>
    </w:p>
    <w:p w14:paraId="377B2D51" w14:textId="77777777" w:rsidR="00281062" w:rsidRPr="00281062" w:rsidRDefault="00281062" w:rsidP="00281062">
      <w:pPr>
        <w:pStyle w:val="10"/>
        <w:rPr>
          <w:ins w:id="2439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440" w:author="Мария Савина" w:date="2026-08-20T00:41:00Z" w16du:dateUtc="2026-08-19T22:41:00Z">
            <w:rPr>
              <w:ins w:id="2441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442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443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Пользовательская инструкция</w:t>
        </w:r>
      </w:ins>
    </w:p>
    <w:p w14:paraId="0B863E4B" w14:textId="77777777" w:rsidR="00281062" w:rsidRPr="00281062" w:rsidRDefault="00281062" w:rsidP="00281062">
      <w:pPr>
        <w:pStyle w:val="10"/>
        <w:rPr>
          <w:ins w:id="2444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445" w:author="Мария Савина" w:date="2026-08-20T00:41:00Z" w16du:dateUtc="2026-08-19T22:41:00Z">
            <w:rPr>
              <w:ins w:id="2446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447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448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Как сделать заказ на сайте «Переделкино»</w:t>
        </w:r>
      </w:ins>
    </w:p>
    <w:p w14:paraId="381069C3" w14:textId="77777777" w:rsidR="00281062" w:rsidRPr="00281062" w:rsidRDefault="00281062" w:rsidP="00281062">
      <w:pPr>
        <w:pStyle w:val="10"/>
        <w:rPr>
          <w:ins w:id="2449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450" w:author="Мария Савина" w:date="2026-08-20T00:41:00Z" w16du:dateUtc="2026-08-19T22:41:00Z">
            <w:rPr>
              <w:ins w:id="2451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452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453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Шаг 1. Выберите товары</w:t>
        </w:r>
      </w:ins>
    </w:p>
    <w:p w14:paraId="68B61F40" w14:textId="77777777" w:rsidR="00281062" w:rsidRPr="00281062" w:rsidRDefault="00281062" w:rsidP="00281062">
      <w:pPr>
        <w:pStyle w:val="10"/>
        <w:numPr>
          <w:ilvl w:val="0"/>
          <w:numId w:val="22"/>
        </w:numPr>
        <w:rPr>
          <w:ins w:id="2454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455" w:author="Мария Савина" w:date="2026-08-20T00:41:00Z" w16du:dateUtc="2026-08-19T22:41:00Z">
            <w:rPr>
              <w:ins w:id="2456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457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458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Перейдите в каталог</w:t>
        </w:r>
      </w:ins>
    </w:p>
    <w:p w14:paraId="2DD9CA0B" w14:textId="77777777" w:rsidR="00281062" w:rsidRPr="00281062" w:rsidRDefault="00281062" w:rsidP="00281062">
      <w:pPr>
        <w:pStyle w:val="10"/>
        <w:numPr>
          <w:ilvl w:val="0"/>
          <w:numId w:val="22"/>
        </w:numPr>
        <w:rPr>
          <w:ins w:id="2459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460" w:author="Мария Савина" w:date="2026-08-20T00:41:00Z" w16du:dateUtc="2026-08-19T22:41:00Z">
            <w:rPr>
              <w:ins w:id="2461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462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463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Нажмите на интересующий товар</w:t>
        </w:r>
      </w:ins>
    </w:p>
    <w:p w14:paraId="1728E223" w14:textId="77777777" w:rsidR="00281062" w:rsidRPr="00281062" w:rsidRDefault="00281062" w:rsidP="00281062">
      <w:pPr>
        <w:pStyle w:val="10"/>
        <w:numPr>
          <w:ilvl w:val="0"/>
          <w:numId w:val="22"/>
        </w:numPr>
        <w:rPr>
          <w:ins w:id="2464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465" w:author="Мария Савина" w:date="2026-08-20T00:41:00Z" w16du:dateUtc="2026-08-19T22:41:00Z">
            <w:rPr>
              <w:ins w:id="2466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467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468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Проверьте наличие на складе (зелёная отметка "В наличии")</w:t>
        </w:r>
      </w:ins>
    </w:p>
    <w:p w14:paraId="16781FE6" w14:textId="77777777" w:rsidR="00281062" w:rsidRPr="00281062" w:rsidRDefault="00281062" w:rsidP="00281062">
      <w:pPr>
        <w:pStyle w:val="10"/>
        <w:numPr>
          <w:ilvl w:val="0"/>
          <w:numId w:val="22"/>
        </w:numPr>
        <w:rPr>
          <w:ins w:id="2469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470" w:author="Мария Савина" w:date="2026-08-20T00:41:00Z" w16du:dateUtc="2026-08-19T22:41:00Z">
            <w:rPr>
              <w:ins w:id="2471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472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473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Нажмите «В корзину»</w:t>
        </w:r>
      </w:ins>
    </w:p>
    <w:p w14:paraId="196C8376" w14:textId="77777777" w:rsidR="00281062" w:rsidRPr="00281062" w:rsidRDefault="00281062" w:rsidP="00281062">
      <w:pPr>
        <w:pStyle w:val="10"/>
        <w:rPr>
          <w:ins w:id="2474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475" w:author="Мария Савина" w:date="2026-08-20T00:41:00Z" w16du:dateUtc="2026-08-19T22:41:00Z">
            <w:rPr>
              <w:ins w:id="2476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477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478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Шаг 2. Перейдите в корзину</w:t>
        </w:r>
      </w:ins>
    </w:p>
    <w:p w14:paraId="72FC1597" w14:textId="77777777" w:rsidR="00281062" w:rsidRPr="00281062" w:rsidRDefault="00281062" w:rsidP="00281062">
      <w:pPr>
        <w:pStyle w:val="10"/>
        <w:numPr>
          <w:ilvl w:val="0"/>
          <w:numId w:val="23"/>
        </w:numPr>
        <w:rPr>
          <w:ins w:id="2479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480" w:author="Мария Савина" w:date="2026-08-20T00:41:00Z" w16du:dateUtc="2026-08-19T22:41:00Z">
            <w:rPr>
              <w:ins w:id="2481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482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483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Нажмите на иконку корзины в правом верхнем углу</w:t>
        </w:r>
      </w:ins>
    </w:p>
    <w:p w14:paraId="4BD525E2" w14:textId="77777777" w:rsidR="00281062" w:rsidRPr="00281062" w:rsidRDefault="00281062" w:rsidP="00281062">
      <w:pPr>
        <w:pStyle w:val="10"/>
        <w:numPr>
          <w:ilvl w:val="0"/>
          <w:numId w:val="23"/>
        </w:numPr>
        <w:rPr>
          <w:ins w:id="2484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485" w:author="Мария Савина" w:date="2026-08-20T00:41:00Z" w16du:dateUtc="2026-08-19T22:41:00Z">
            <w:rPr>
              <w:ins w:id="2486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487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488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Проверьте выбранные товары и количество</w:t>
        </w:r>
      </w:ins>
    </w:p>
    <w:p w14:paraId="4B1B3BD2" w14:textId="77777777" w:rsidR="00281062" w:rsidRPr="00281062" w:rsidRDefault="00281062" w:rsidP="00281062">
      <w:pPr>
        <w:pStyle w:val="10"/>
        <w:numPr>
          <w:ilvl w:val="0"/>
          <w:numId w:val="23"/>
        </w:numPr>
        <w:rPr>
          <w:ins w:id="2489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490" w:author="Мария Савина" w:date="2026-08-20T00:41:00Z" w16du:dateUtc="2026-08-19T22:41:00Z">
            <w:rPr>
              <w:ins w:id="2491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492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493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Нажмите «Оформить заказ»</w:t>
        </w:r>
      </w:ins>
    </w:p>
    <w:p w14:paraId="6ED2D6A1" w14:textId="77777777" w:rsidR="00281062" w:rsidRPr="00281062" w:rsidRDefault="00281062" w:rsidP="00281062">
      <w:pPr>
        <w:pStyle w:val="10"/>
        <w:rPr>
          <w:ins w:id="2494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495" w:author="Мария Савина" w:date="2026-08-20T00:41:00Z" w16du:dateUtc="2026-08-19T22:41:00Z">
            <w:rPr>
              <w:ins w:id="2496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497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498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Шаг 3. Укажите данные</w:t>
        </w:r>
      </w:ins>
    </w:p>
    <w:p w14:paraId="2980DB8C" w14:textId="77777777" w:rsidR="00281062" w:rsidRPr="00281062" w:rsidRDefault="00281062" w:rsidP="00281062">
      <w:pPr>
        <w:pStyle w:val="10"/>
        <w:numPr>
          <w:ilvl w:val="0"/>
          <w:numId w:val="24"/>
        </w:numPr>
        <w:rPr>
          <w:ins w:id="2499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500" w:author="Мария Савина" w:date="2026-08-20T00:41:00Z" w16du:dateUtc="2026-08-19T22:41:00Z">
            <w:rPr>
              <w:ins w:id="2501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502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03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Введите ФИО, телефон и адрес доставки</w:t>
        </w:r>
      </w:ins>
    </w:p>
    <w:p w14:paraId="4F73437B" w14:textId="77777777" w:rsidR="00281062" w:rsidRPr="00281062" w:rsidRDefault="00281062" w:rsidP="00281062">
      <w:pPr>
        <w:pStyle w:val="10"/>
        <w:numPr>
          <w:ilvl w:val="0"/>
          <w:numId w:val="24"/>
        </w:numPr>
        <w:rPr>
          <w:ins w:id="2504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505" w:author="Мария Савина" w:date="2026-08-20T00:41:00Z" w16du:dateUtc="2026-08-19T22:41:00Z">
            <w:rPr>
              <w:ins w:id="2506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507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08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Выберите способ доставки (самовывоз или курьер)</w:t>
        </w:r>
      </w:ins>
    </w:p>
    <w:p w14:paraId="13F09350" w14:textId="77777777" w:rsidR="00281062" w:rsidRPr="00281062" w:rsidRDefault="00281062" w:rsidP="00281062">
      <w:pPr>
        <w:pStyle w:val="10"/>
        <w:numPr>
          <w:ilvl w:val="0"/>
          <w:numId w:val="24"/>
        </w:numPr>
        <w:rPr>
          <w:ins w:id="2509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510" w:author="Мария Савина" w:date="2026-08-20T00:41:00Z" w16du:dateUtc="2026-08-19T22:41:00Z">
            <w:rPr>
              <w:ins w:id="2511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512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13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Выберите способ оплаты (карта онлайн или наличные)</w:t>
        </w:r>
      </w:ins>
    </w:p>
    <w:p w14:paraId="0F501E6F" w14:textId="77777777" w:rsidR="00281062" w:rsidRPr="00281062" w:rsidRDefault="00281062" w:rsidP="00281062">
      <w:pPr>
        <w:pStyle w:val="10"/>
        <w:rPr>
          <w:ins w:id="2514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515" w:author="Мария Савина" w:date="2026-08-20T00:41:00Z" w16du:dateUtc="2026-08-19T22:41:00Z">
            <w:rPr>
              <w:ins w:id="2516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517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18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Шаг 4. Примените промокод (если есть)</w:t>
        </w:r>
      </w:ins>
    </w:p>
    <w:p w14:paraId="0FAC4EE9" w14:textId="77777777" w:rsidR="00281062" w:rsidRPr="00281062" w:rsidRDefault="00281062" w:rsidP="00281062">
      <w:pPr>
        <w:pStyle w:val="10"/>
        <w:numPr>
          <w:ilvl w:val="0"/>
          <w:numId w:val="25"/>
        </w:numPr>
        <w:rPr>
          <w:ins w:id="2519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520" w:author="Мария Савина" w:date="2026-08-20T00:41:00Z" w16du:dateUtc="2026-08-19T22:41:00Z">
            <w:rPr>
              <w:ins w:id="2521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522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23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Введите код в поле «Промокод»</w:t>
        </w:r>
      </w:ins>
    </w:p>
    <w:p w14:paraId="605BF82A" w14:textId="77777777" w:rsidR="00281062" w:rsidRPr="00281062" w:rsidRDefault="00281062" w:rsidP="00281062">
      <w:pPr>
        <w:pStyle w:val="10"/>
        <w:numPr>
          <w:ilvl w:val="0"/>
          <w:numId w:val="25"/>
        </w:numPr>
        <w:rPr>
          <w:ins w:id="2524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525" w:author="Мария Савина" w:date="2026-08-20T00:41:00Z" w16du:dateUtc="2026-08-19T22:41:00Z">
            <w:rPr>
              <w:ins w:id="2526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527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28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Нажмите «Применить»</w:t>
        </w:r>
      </w:ins>
    </w:p>
    <w:p w14:paraId="434C53F3" w14:textId="77777777" w:rsidR="00281062" w:rsidRPr="00281062" w:rsidRDefault="00281062" w:rsidP="00281062">
      <w:pPr>
        <w:pStyle w:val="10"/>
        <w:numPr>
          <w:ilvl w:val="0"/>
          <w:numId w:val="25"/>
        </w:numPr>
        <w:rPr>
          <w:ins w:id="2529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530" w:author="Мария Савина" w:date="2026-08-20T00:41:00Z" w16du:dateUtc="2026-08-19T22:41:00Z">
            <w:rPr>
              <w:ins w:id="2531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532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33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Проверьте, что скидка применилась</w:t>
        </w:r>
      </w:ins>
    </w:p>
    <w:p w14:paraId="623D724F" w14:textId="77777777" w:rsidR="00281062" w:rsidRPr="00281062" w:rsidRDefault="00281062" w:rsidP="00281062">
      <w:pPr>
        <w:pStyle w:val="10"/>
        <w:rPr>
          <w:ins w:id="2534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535" w:author="Мария Савина" w:date="2026-08-20T00:41:00Z" w16du:dateUtc="2026-08-19T22:41:00Z">
            <w:rPr>
              <w:ins w:id="2536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537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38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Шаг 5. Подтвердите заказ</w:t>
        </w:r>
      </w:ins>
    </w:p>
    <w:p w14:paraId="6A572327" w14:textId="77777777" w:rsidR="00281062" w:rsidRPr="00281062" w:rsidRDefault="00281062" w:rsidP="00281062">
      <w:pPr>
        <w:pStyle w:val="10"/>
        <w:numPr>
          <w:ilvl w:val="0"/>
          <w:numId w:val="26"/>
        </w:numPr>
        <w:rPr>
          <w:ins w:id="2539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540" w:author="Мария Савина" w:date="2026-08-20T00:41:00Z" w16du:dateUtc="2026-08-19T22:41:00Z">
            <w:rPr>
              <w:ins w:id="2541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542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43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Проверьте итоговую сумму</w:t>
        </w:r>
      </w:ins>
    </w:p>
    <w:p w14:paraId="2BEC82EF" w14:textId="77777777" w:rsidR="00281062" w:rsidRPr="00281062" w:rsidRDefault="00281062" w:rsidP="00281062">
      <w:pPr>
        <w:pStyle w:val="10"/>
        <w:numPr>
          <w:ilvl w:val="0"/>
          <w:numId w:val="26"/>
        </w:numPr>
        <w:rPr>
          <w:ins w:id="2544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545" w:author="Мария Савина" w:date="2026-08-20T00:41:00Z" w16du:dateUtc="2026-08-19T22:41:00Z">
            <w:rPr>
              <w:ins w:id="2546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547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48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Нажмите «Подтвердить заказ»</w:t>
        </w:r>
      </w:ins>
    </w:p>
    <w:p w14:paraId="2B67D6A7" w14:textId="77777777" w:rsidR="00281062" w:rsidRPr="00281062" w:rsidRDefault="00281062" w:rsidP="00281062">
      <w:pPr>
        <w:pStyle w:val="10"/>
        <w:numPr>
          <w:ilvl w:val="0"/>
          <w:numId w:val="26"/>
        </w:numPr>
        <w:rPr>
          <w:ins w:id="2549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550" w:author="Мария Савина" w:date="2026-08-20T00:41:00Z" w16du:dateUtc="2026-08-19T22:41:00Z">
            <w:rPr>
              <w:ins w:id="2551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552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53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Дождитесь SMS/</w:t>
        </w:r>
        <w:proofErr w:type="spellStart"/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54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email</w:t>
        </w:r>
        <w:proofErr w:type="spellEnd"/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55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 xml:space="preserve"> с номером заказа</w:t>
        </w:r>
      </w:ins>
    </w:p>
    <w:p w14:paraId="49A2979D" w14:textId="77777777" w:rsidR="00281062" w:rsidRPr="00281062" w:rsidRDefault="00281062" w:rsidP="00281062">
      <w:pPr>
        <w:pStyle w:val="10"/>
        <w:rPr>
          <w:ins w:id="2556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557" w:author="Мария Савина" w:date="2026-08-20T00:41:00Z" w16du:dateUtc="2026-08-19T22:41:00Z">
            <w:rPr>
              <w:ins w:id="2558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559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60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lastRenderedPageBreak/>
          <w:t>Шаг 6. Подтвердите заказ по ссылке</w:t>
        </w:r>
      </w:ins>
    </w:p>
    <w:p w14:paraId="7D9F3ECB" w14:textId="77777777" w:rsidR="00281062" w:rsidRPr="00281062" w:rsidRDefault="00281062" w:rsidP="00281062">
      <w:pPr>
        <w:pStyle w:val="10"/>
        <w:numPr>
          <w:ilvl w:val="0"/>
          <w:numId w:val="27"/>
        </w:numPr>
        <w:rPr>
          <w:ins w:id="2561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562" w:author="Мария Савина" w:date="2026-08-20T00:41:00Z" w16du:dateUtc="2026-08-19T22:41:00Z">
            <w:rPr>
              <w:ins w:id="2563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564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65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 xml:space="preserve">Откройте SMS или </w:t>
        </w:r>
        <w:proofErr w:type="spellStart"/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66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email</w:t>
        </w:r>
        <w:proofErr w:type="spellEnd"/>
      </w:ins>
    </w:p>
    <w:p w14:paraId="6138ED00" w14:textId="77777777" w:rsidR="00281062" w:rsidRPr="00281062" w:rsidRDefault="00281062" w:rsidP="00281062">
      <w:pPr>
        <w:pStyle w:val="10"/>
        <w:numPr>
          <w:ilvl w:val="0"/>
          <w:numId w:val="27"/>
        </w:numPr>
        <w:rPr>
          <w:ins w:id="2567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568" w:author="Мария Савина" w:date="2026-08-20T00:41:00Z" w16du:dateUtc="2026-08-19T22:41:00Z">
            <w:rPr>
              <w:ins w:id="2569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570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71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Нажмите на ссылку для подтверждения</w:t>
        </w:r>
      </w:ins>
    </w:p>
    <w:p w14:paraId="5FE9118F" w14:textId="77777777" w:rsidR="00281062" w:rsidRPr="00281062" w:rsidRDefault="00281062" w:rsidP="00281062">
      <w:pPr>
        <w:pStyle w:val="10"/>
        <w:numPr>
          <w:ilvl w:val="0"/>
          <w:numId w:val="27"/>
        </w:numPr>
        <w:rPr>
          <w:ins w:id="2572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573" w:author="Мария Савина" w:date="2026-08-20T00:41:00Z" w16du:dateUtc="2026-08-19T22:41:00Z">
            <w:rPr>
              <w:ins w:id="2574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575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76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Заказ передан в обработку</w:t>
        </w:r>
      </w:ins>
    </w:p>
    <w:p w14:paraId="0B537EC2" w14:textId="77777777" w:rsidR="00281062" w:rsidRPr="00281062" w:rsidRDefault="00281062" w:rsidP="00281062">
      <w:pPr>
        <w:pStyle w:val="10"/>
        <w:rPr>
          <w:ins w:id="2577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578" w:author="Мария Савина" w:date="2026-08-20T00:41:00Z" w16du:dateUtc="2026-08-19T22:41:00Z">
            <w:rPr>
              <w:ins w:id="2579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580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81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Шаг 7. Отслеживайте статус (в личном кабинете)</w:t>
        </w:r>
      </w:ins>
    </w:p>
    <w:p w14:paraId="1D3289DB" w14:textId="77777777" w:rsidR="00281062" w:rsidRPr="00281062" w:rsidRDefault="00281062" w:rsidP="00281062">
      <w:pPr>
        <w:pStyle w:val="10"/>
        <w:numPr>
          <w:ilvl w:val="0"/>
          <w:numId w:val="28"/>
        </w:numPr>
        <w:rPr>
          <w:ins w:id="2582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583" w:author="Мария Савина" w:date="2026-08-20T00:41:00Z" w16du:dateUtc="2026-08-19T22:41:00Z">
            <w:rPr>
              <w:ins w:id="2584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585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86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Войдите в личный кабинет</w:t>
        </w:r>
      </w:ins>
    </w:p>
    <w:p w14:paraId="36DF64EF" w14:textId="77777777" w:rsidR="00281062" w:rsidRPr="00281062" w:rsidRDefault="00281062" w:rsidP="00281062">
      <w:pPr>
        <w:pStyle w:val="10"/>
        <w:numPr>
          <w:ilvl w:val="0"/>
          <w:numId w:val="28"/>
        </w:numPr>
        <w:rPr>
          <w:ins w:id="2587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588" w:author="Мария Савина" w:date="2026-08-20T00:41:00Z" w16du:dateUtc="2026-08-19T22:41:00Z">
            <w:rPr>
              <w:ins w:id="2589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590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91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Откройте «Мои заказы»</w:t>
        </w:r>
      </w:ins>
    </w:p>
    <w:p w14:paraId="332FFE84" w14:textId="77777777" w:rsidR="00281062" w:rsidRPr="00281062" w:rsidRDefault="00281062" w:rsidP="00281062">
      <w:pPr>
        <w:pStyle w:val="10"/>
        <w:numPr>
          <w:ilvl w:val="0"/>
          <w:numId w:val="28"/>
        </w:numPr>
        <w:rPr>
          <w:ins w:id="2592" w:author="Мария Савина" w:date="2026-08-20T00:40:00Z"/>
          <w:b w:val="0"/>
          <w:bCs w:val="0"/>
          <w:color w:val="auto"/>
          <w:sz w:val="24"/>
          <w:szCs w:val="24"/>
          <w:shd w:val="clear" w:color="auto" w:fill="FFFFFF"/>
          <w:rPrChange w:id="2593" w:author="Мария Савина" w:date="2026-08-20T00:41:00Z" w16du:dateUtc="2026-08-19T22:41:00Z">
            <w:rPr>
              <w:ins w:id="2594" w:author="Мария Савина" w:date="2026-08-20T00:40:00Z"/>
              <w:i/>
              <w:iCs/>
              <w:color w:val="595959"/>
              <w:shd w:val="clear" w:color="auto" w:fill="FFFFFF"/>
            </w:rPr>
          </w:rPrChange>
        </w:rPr>
      </w:pPr>
      <w:ins w:id="2595" w:author="Мария Савина" w:date="2026-08-20T00:40:00Z">
        <w:r w:rsidRPr="00281062">
          <w:rPr>
            <w:b w:val="0"/>
            <w:bCs w:val="0"/>
            <w:color w:val="auto"/>
            <w:sz w:val="24"/>
            <w:szCs w:val="24"/>
            <w:shd w:val="clear" w:color="auto" w:fill="FFFFFF"/>
            <w:rPrChange w:id="2596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t>Следите за изменением статуса</w:t>
        </w:r>
      </w:ins>
    </w:p>
    <w:p w14:paraId="35405C2C" w14:textId="41161ECE" w:rsidR="009A0F1B" w:rsidRPr="00281062" w:rsidDel="00281062" w:rsidRDefault="00000000" w:rsidP="00281062">
      <w:pPr>
        <w:shd w:val="clear" w:color="auto" w:fill="FFFFFF"/>
        <w:rPr>
          <w:del w:id="2597" w:author="Мария Савина" w:date="2026-08-20T00:40:00Z" w16du:dateUtc="2026-08-19T22:40:00Z"/>
          <w:rFonts w:cs="Times New Roman"/>
          <w:color w:val="auto"/>
          <w:rPrChange w:id="2598" w:author="Мария Савина" w:date="2026-08-20T00:41:00Z" w16du:dateUtc="2026-08-19T22:41:00Z">
            <w:rPr>
              <w:del w:id="2599" w:author="Мария Савина" w:date="2026-08-20T00:40:00Z" w16du:dateUtc="2026-08-19T22:40:00Z"/>
              <w:i/>
              <w:iCs/>
              <w:color w:val="595959"/>
            </w:rPr>
          </w:rPrChange>
        </w:rPr>
      </w:pPr>
      <w:del w:id="2600" w:author="Мария Савина" w:date="2026-08-20T00:40:00Z" w16du:dateUtc="2026-08-19T22:40:00Z">
        <w:r w:rsidRPr="00281062" w:rsidDel="00281062">
          <w:rPr>
            <w:rFonts w:cs="Times New Roman"/>
            <w:color w:val="auto"/>
            <w:shd w:val="clear" w:color="auto" w:fill="FFFFFF"/>
            <w:rPrChange w:id="2601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delText>Здесь мо</w:delText>
        </w:r>
        <w:r w:rsidRPr="00281062" w:rsidDel="00281062">
          <w:rPr>
            <w:rFonts w:cs="Times New Roman"/>
            <w:color w:val="auto"/>
            <w:rPrChange w:id="2602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delText xml:space="preserve">жно приложить ссылку на пользовательскую инструкцию и другие артефакты, которые вам покажутся необходимыми для внедрения решения. </w:delText>
        </w:r>
      </w:del>
    </w:p>
    <w:p w14:paraId="011CCC25" w14:textId="45BCDCF6" w:rsidR="009A0F1B" w:rsidRPr="00281062" w:rsidDel="00281062" w:rsidRDefault="00000000" w:rsidP="00281062">
      <w:pPr>
        <w:shd w:val="clear" w:color="auto" w:fill="FFFFFF"/>
        <w:rPr>
          <w:del w:id="2603" w:author="Мария Савина" w:date="2026-08-20T00:40:00Z" w16du:dateUtc="2026-08-19T22:40:00Z"/>
          <w:rFonts w:cs="Times New Roman"/>
          <w:color w:val="auto"/>
          <w:rPrChange w:id="2604" w:author="Мария Савина" w:date="2026-08-20T00:41:00Z" w16du:dateUtc="2026-08-19T22:41:00Z">
            <w:rPr>
              <w:del w:id="2605" w:author="Мария Савина" w:date="2026-08-20T00:40:00Z" w16du:dateUtc="2026-08-19T22:40:00Z"/>
              <w:i/>
              <w:iCs/>
              <w:color w:val="595959"/>
            </w:rPr>
          </w:rPrChange>
        </w:rPr>
      </w:pPr>
      <w:del w:id="2606" w:author="Мария Савина" w:date="2026-08-20T00:40:00Z" w16du:dateUtc="2026-08-19T22:40:00Z">
        <w:r w:rsidRPr="00281062" w:rsidDel="00281062">
          <w:rPr>
            <w:rFonts w:cs="Times New Roman"/>
            <w:color w:val="auto"/>
            <w:rPrChange w:id="2607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delText>Эти документы вы можете описать в любом привычном для вас формате. Например, пользовательскую инструкцию можно описать пошагово, как это было в инструкции, которую вы получили от заказчика.</w:delText>
        </w:r>
      </w:del>
    </w:p>
    <w:p w14:paraId="48D057D8" w14:textId="32AF46A8" w:rsidR="009A0F1B" w:rsidRPr="00281062" w:rsidDel="00281062" w:rsidRDefault="00000000" w:rsidP="00281062">
      <w:pPr>
        <w:shd w:val="clear" w:color="auto" w:fill="FFFFFF"/>
        <w:rPr>
          <w:del w:id="2608" w:author="Мария Савина" w:date="2026-08-20T00:40:00Z" w16du:dateUtc="2026-08-19T22:40:00Z"/>
          <w:rFonts w:cs="Times New Roman"/>
          <w:color w:val="auto"/>
          <w:rPrChange w:id="2609" w:author="Мария Савина" w:date="2026-08-20T00:41:00Z" w16du:dateUtc="2026-08-19T22:41:00Z">
            <w:rPr>
              <w:del w:id="2610" w:author="Мария Савина" w:date="2026-08-20T00:40:00Z" w16du:dateUtc="2026-08-19T22:40:00Z"/>
              <w:i/>
              <w:iCs/>
              <w:color w:val="595959"/>
            </w:rPr>
          </w:rPrChange>
        </w:rPr>
      </w:pPr>
      <w:del w:id="2611" w:author="Мария Савина" w:date="2026-08-20T00:40:00Z" w16du:dateUtc="2026-08-19T22:40:00Z">
        <w:r w:rsidRPr="00281062" w:rsidDel="00281062">
          <w:rPr>
            <w:rFonts w:cs="Times New Roman"/>
            <w:color w:val="auto"/>
            <w:shd w:val="clear" w:color="auto" w:fill="FFFFFF"/>
            <w:rPrChange w:id="2612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delText>Прежде чем отправлять работу на проверку:</w:delText>
        </w:r>
      </w:del>
    </w:p>
    <w:p w14:paraId="7BC6E058" w14:textId="3CF63A56" w:rsidR="009A0F1B" w:rsidRPr="00281062" w:rsidDel="00281062" w:rsidRDefault="00000000" w:rsidP="00281062">
      <w:pPr>
        <w:shd w:val="clear" w:color="auto" w:fill="FFFFFF"/>
        <w:rPr>
          <w:del w:id="2613" w:author="Мария Савина" w:date="2026-08-20T00:40:00Z" w16du:dateUtc="2026-08-19T22:40:00Z"/>
          <w:rFonts w:cs="Times New Roman"/>
          <w:color w:val="auto"/>
          <w:rPrChange w:id="2614" w:author="Мария Савина" w:date="2026-08-20T00:41:00Z" w16du:dateUtc="2026-08-19T22:41:00Z">
            <w:rPr>
              <w:del w:id="2615" w:author="Мария Савина" w:date="2026-08-20T00:40:00Z" w16du:dateUtc="2026-08-19T22:40:00Z"/>
              <w:i/>
              <w:iCs/>
              <w:color w:val="595959"/>
            </w:rPr>
          </w:rPrChange>
        </w:rPr>
      </w:pPr>
      <w:del w:id="2616" w:author="Мария Савина" w:date="2026-08-20T00:40:00Z" w16du:dateUtc="2026-08-19T22:40:00Z">
        <w:r w:rsidRPr="00281062" w:rsidDel="00281062">
          <w:rPr>
            <w:rFonts w:cs="Times New Roman"/>
            <w:color w:val="auto"/>
            <w:rPrChange w:id="2617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delText>проверьт</w:delText>
        </w:r>
        <w:r w:rsidRPr="00281062" w:rsidDel="00281062">
          <w:rPr>
            <w:rFonts w:cs="Times New Roman"/>
            <w:color w:val="auto"/>
            <w:shd w:val="clear" w:color="auto" w:fill="FFFFFF"/>
            <w:rPrChange w:id="2618" w:author="Мария Савина" w:date="2026-08-20T00:41:00Z" w16du:dateUtc="2026-08-19T22:41:00Z">
              <w:rPr>
                <w:i/>
                <w:iCs/>
                <w:color w:val="595959"/>
                <w:shd w:val="clear" w:color="auto" w:fill="FFFFFF"/>
              </w:rPr>
            </w:rPrChange>
          </w:rPr>
          <w:delText>е, что до</w:delText>
        </w:r>
        <w:r w:rsidRPr="00281062" w:rsidDel="00281062">
          <w:rPr>
            <w:rFonts w:cs="Times New Roman"/>
            <w:color w:val="auto"/>
            <w:rPrChange w:id="2619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delText>кумент полностью соответствует заданию;</w:delText>
        </w:r>
      </w:del>
    </w:p>
    <w:p w14:paraId="17998456" w14:textId="2DF9D434" w:rsidR="009A0F1B" w:rsidRPr="00281062" w:rsidDel="00281062" w:rsidRDefault="00000000" w:rsidP="00281062">
      <w:pPr>
        <w:shd w:val="clear" w:color="auto" w:fill="FFFFFF"/>
        <w:rPr>
          <w:del w:id="2620" w:author="Мария Савина" w:date="2026-08-20T00:40:00Z" w16du:dateUtc="2026-08-19T22:40:00Z"/>
          <w:rFonts w:cs="Times New Roman"/>
          <w:color w:val="auto"/>
          <w:rPrChange w:id="2621" w:author="Мария Савина" w:date="2026-08-20T00:41:00Z" w16du:dateUtc="2026-08-19T22:41:00Z">
            <w:rPr>
              <w:del w:id="2622" w:author="Мария Савина" w:date="2026-08-20T00:40:00Z" w16du:dateUtc="2026-08-19T22:40:00Z"/>
              <w:i/>
              <w:iCs/>
              <w:color w:val="595959"/>
            </w:rPr>
          </w:rPrChange>
        </w:rPr>
      </w:pPr>
      <w:del w:id="2623" w:author="Мария Савина" w:date="2026-08-20T00:40:00Z" w16du:dateUtc="2026-08-19T22:40:00Z">
        <w:r w:rsidRPr="00281062" w:rsidDel="00281062">
          <w:rPr>
            <w:rFonts w:cs="Times New Roman"/>
            <w:color w:val="auto"/>
            <w:rPrChange w:id="2624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delText>проставьте номера страниц в содержании;</w:delText>
        </w:r>
      </w:del>
    </w:p>
    <w:p w14:paraId="77768E29" w14:textId="644EA0C9" w:rsidR="009A0F1B" w:rsidRPr="00281062" w:rsidRDefault="00000000" w:rsidP="00281062">
      <w:pPr>
        <w:shd w:val="clear" w:color="auto" w:fill="FFFFFF"/>
        <w:rPr>
          <w:rFonts w:cs="Times New Roman"/>
          <w:color w:val="auto"/>
          <w:rPrChange w:id="2625" w:author="Мария Савина" w:date="2026-08-20T00:41:00Z" w16du:dateUtc="2026-08-19T22:41:00Z">
            <w:rPr>
              <w:i/>
              <w:iCs/>
              <w:color w:val="595959"/>
            </w:rPr>
          </w:rPrChange>
        </w:rPr>
      </w:pPr>
      <w:del w:id="2626" w:author="Мария Савина" w:date="2026-08-20T00:40:00Z" w16du:dateUtc="2026-08-19T22:40:00Z">
        <w:r w:rsidRPr="00281062" w:rsidDel="00281062">
          <w:rPr>
            <w:rFonts w:cs="Times New Roman"/>
            <w:color w:val="auto"/>
            <w:rPrChange w:id="2627" w:author="Мария Савина" w:date="2026-08-20T00:41:00Z" w16du:dateUtc="2026-08-19T22:41:00Z">
              <w:rPr>
                <w:i/>
                <w:iCs/>
                <w:color w:val="595959"/>
              </w:rPr>
            </w:rPrChange>
          </w:rPr>
          <w:delText xml:space="preserve">укажите свои Ф. И. О на титульной странице. </w:delText>
        </w:r>
      </w:del>
    </w:p>
    <w:sectPr w:rsidR="009A0F1B" w:rsidRPr="00281062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1440" w:right="1440" w:bottom="1440" w:left="1440" w:header="720" w:footer="720" w:gutter="0"/>
      <w:pgNumType w:start="1"/>
      <w:cols w:space="1701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A18EDB" w14:textId="77777777" w:rsidR="00116BF2" w:rsidRDefault="00116BF2">
      <w:pPr>
        <w:spacing w:after="0" w:line="240" w:lineRule="auto"/>
      </w:pPr>
      <w:r>
        <w:separator/>
      </w:r>
    </w:p>
  </w:endnote>
  <w:endnote w:type="continuationSeparator" w:id="0">
    <w:p w14:paraId="3B9CBDF7" w14:textId="77777777" w:rsidR="00116BF2" w:rsidRDefault="00116B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Helvetica Neue">
    <w:altName w:val="Arial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5B4F94" w14:textId="77777777" w:rsidR="009A0F1B" w:rsidRDefault="009A0F1B">
    <w:pPr>
      <w:pStyle w:val="af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79B7B5" w14:textId="77777777" w:rsidR="009A0F1B" w:rsidRDefault="009A0F1B">
    <w:pPr>
      <w:pStyle w:val="af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37D0634" w14:textId="77777777" w:rsidR="00116BF2" w:rsidRDefault="00116BF2">
      <w:pPr>
        <w:spacing w:after="0" w:line="240" w:lineRule="auto"/>
      </w:pPr>
      <w:r>
        <w:separator/>
      </w:r>
    </w:p>
  </w:footnote>
  <w:footnote w:type="continuationSeparator" w:id="0">
    <w:p w14:paraId="0128E034" w14:textId="77777777" w:rsidR="00116BF2" w:rsidRDefault="00116B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9B84B0" w14:textId="77777777" w:rsidR="009A0F1B" w:rsidRDefault="00000000">
    <w:pPr>
      <w:tabs>
        <w:tab w:val="center" w:pos="4680"/>
        <w:tab w:val="right" w:pos="9340"/>
      </w:tabs>
      <w:spacing w:after="0" w:line="240" w:lineRule="auto"/>
      <w:jc w:val="center"/>
    </w:pPr>
    <w:r>
      <w:t>ООО «Переделкино»</w:t>
    </w:r>
  </w:p>
  <w:p w14:paraId="663E1BA4" w14:textId="77777777" w:rsidR="009A0F1B" w:rsidRDefault="009A0F1B">
    <w:pPr>
      <w:tabs>
        <w:tab w:val="center" w:pos="4680"/>
        <w:tab w:val="right" w:pos="9340"/>
      </w:tabs>
      <w:spacing w:after="0" w:line="240" w:lineRule="aut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DA07BD" w14:textId="77777777" w:rsidR="009A0F1B" w:rsidRDefault="00000000">
    <w:pPr>
      <w:jc w:val="center"/>
      <w:rPr>
        <w:b/>
        <w:bCs/>
      </w:rPr>
    </w:pPr>
    <w:r>
      <w:rPr>
        <w:b/>
        <w:bCs/>
      </w:rPr>
      <w:t>Общество с ограниченной ответственностью «Переделкино»</w:t>
    </w:r>
  </w:p>
  <w:p w14:paraId="5067A4C4" w14:textId="77777777" w:rsidR="009A0F1B" w:rsidRDefault="00000000">
    <w:pPr>
      <w:jc w:val="center"/>
    </w:pPr>
    <w:r>
      <w:rPr>
        <w:b/>
        <w:bCs/>
      </w:rPr>
      <w:t>Общество с ограниченной ответственностью «АйТи Решения Практикум»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A3A0A"/>
    <w:multiLevelType w:val="hybridMultilevel"/>
    <w:tmpl w:val="A384A9A4"/>
    <w:styleLink w:val="3"/>
    <w:lvl w:ilvl="0" w:tplc="63E488DA">
      <w:start w:val="1"/>
      <w:numFmt w:val="bullet"/>
      <w:pStyle w:val="3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79DED65A">
      <w:start w:val="1"/>
      <w:numFmt w:val="bullet"/>
      <w:lvlText w:val="○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 w:tplc="DD7C812E">
      <w:start w:val="1"/>
      <w:numFmt w:val="bullet"/>
      <w:lvlText w:val="■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 w:tplc="69FC4928">
      <w:start w:val="1"/>
      <w:numFmt w:val="bullet"/>
      <w:lvlText w:val="●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 w:tplc="035C3830">
      <w:start w:val="1"/>
      <w:numFmt w:val="bullet"/>
      <w:lvlText w:val="○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 w:tplc="DD48965A">
      <w:start w:val="1"/>
      <w:numFmt w:val="bullet"/>
      <w:lvlText w:val="■"/>
      <w:lvlJc w:val="left"/>
      <w:pPr>
        <w:ind w:left="43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 w:tplc="5F26C6DA">
      <w:start w:val="1"/>
      <w:numFmt w:val="bullet"/>
      <w:lvlText w:val="●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 w:tplc="3FA04A9E">
      <w:start w:val="1"/>
      <w:numFmt w:val="bullet"/>
      <w:lvlText w:val="○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 w:tplc="12B02EFA">
      <w:start w:val="1"/>
      <w:numFmt w:val="bullet"/>
      <w:lvlText w:val="■"/>
      <w:lvlJc w:val="left"/>
      <w:pPr>
        <w:ind w:left="64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1" w15:restartNumberingAfterBreak="0">
    <w:nsid w:val="1045502E"/>
    <w:multiLevelType w:val="hybridMultilevel"/>
    <w:tmpl w:val="A384A9A4"/>
    <w:numStyleLink w:val="3"/>
  </w:abstractNum>
  <w:abstractNum w:abstractNumId="2" w15:restartNumberingAfterBreak="0">
    <w:nsid w:val="128528CB"/>
    <w:multiLevelType w:val="hybridMultilevel"/>
    <w:tmpl w:val="78B082C0"/>
    <w:styleLink w:val="4"/>
    <w:lvl w:ilvl="0" w:tplc="9D8EBB72">
      <w:start w:val="1"/>
      <w:numFmt w:val="bullet"/>
      <w:pStyle w:val="4"/>
      <w:lvlText w:val="·"/>
      <w:lvlJc w:val="left"/>
      <w:pPr>
        <w:ind w:left="72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8C262430">
      <w:start w:val="1"/>
      <w:numFmt w:val="bullet"/>
      <w:lvlText w:val="o"/>
      <w:lvlJc w:val="left"/>
      <w:pPr>
        <w:ind w:left="144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 w:tplc="B6C065C4">
      <w:start w:val="1"/>
      <w:numFmt w:val="bullet"/>
      <w:lvlText w:val="▪"/>
      <w:lvlJc w:val="left"/>
      <w:pPr>
        <w:ind w:left="21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 w:tplc="734EE55C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 w:tplc="99C22628">
      <w:start w:val="1"/>
      <w:numFmt w:val="bullet"/>
      <w:lvlText w:val="o"/>
      <w:lvlJc w:val="left"/>
      <w:pPr>
        <w:ind w:left="360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 w:tplc="1B74920C">
      <w:start w:val="1"/>
      <w:numFmt w:val="bullet"/>
      <w:lvlText w:val="▪"/>
      <w:lvlJc w:val="left"/>
      <w:pPr>
        <w:ind w:left="432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 w:tplc="48E4EABE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 w:tplc="0E3C749E">
      <w:start w:val="1"/>
      <w:numFmt w:val="bullet"/>
      <w:lvlText w:val="o"/>
      <w:lvlJc w:val="left"/>
      <w:pPr>
        <w:ind w:left="576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 w:tplc="703C0B5C">
      <w:start w:val="1"/>
      <w:numFmt w:val="bullet"/>
      <w:lvlText w:val="▪"/>
      <w:lvlJc w:val="left"/>
      <w:pPr>
        <w:ind w:left="6480" w:hanging="360"/>
      </w:pPr>
      <w:rPr>
        <w:rFonts w:ascii="Arial Unicode MS" w:eastAsia="Arial Unicode MS" w:hAnsi="Arial Unicode MS" w:cs="Arial Unicode MS"/>
        <w:b w:val="0"/>
        <w:bCs w:val="0"/>
        <w:i w:val="0"/>
        <w:iCs w:val="0"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3" w15:restartNumberingAfterBreak="0">
    <w:nsid w:val="16127870"/>
    <w:multiLevelType w:val="multilevel"/>
    <w:tmpl w:val="72A0E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E143FB"/>
    <w:multiLevelType w:val="multilevel"/>
    <w:tmpl w:val="780A8D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AC5580"/>
    <w:multiLevelType w:val="multilevel"/>
    <w:tmpl w:val="92FEB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7513F7"/>
    <w:multiLevelType w:val="hybridMultilevel"/>
    <w:tmpl w:val="78B082C0"/>
    <w:numStyleLink w:val="4"/>
  </w:abstractNum>
  <w:abstractNum w:abstractNumId="7" w15:restartNumberingAfterBreak="0">
    <w:nsid w:val="26055927"/>
    <w:multiLevelType w:val="hybridMultilevel"/>
    <w:tmpl w:val="DE02AC5E"/>
    <w:lvl w:ilvl="0" w:tplc="27DC7FBA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5FE8DF24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21C49DA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BF18ADD4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2F5C65E2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FBEC107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E48EDC02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F24ABFCC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8834D3B6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8" w15:restartNumberingAfterBreak="0">
    <w:nsid w:val="26442ED0"/>
    <w:multiLevelType w:val="hybridMultilevel"/>
    <w:tmpl w:val="47667B24"/>
    <w:lvl w:ilvl="0" w:tplc="9330367A">
      <w:start w:val="1"/>
      <w:numFmt w:val="bullet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3728559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3B0DE3E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222FAF8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8846591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DDBE5F64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0944C098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2C27192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4EC65804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9" w15:restartNumberingAfterBreak="0">
    <w:nsid w:val="26EF5492"/>
    <w:multiLevelType w:val="multilevel"/>
    <w:tmpl w:val="45DA4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0C6374"/>
    <w:multiLevelType w:val="hybridMultilevel"/>
    <w:tmpl w:val="4F10A4F0"/>
    <w:numStyleLink w:val="2"/>
  </w:abstractNum>
  <w:abstractNum w:abstractNumId="11" w15:restartNumberingAfterBreak="0">
    <w:nsid w:val="321208A6"/>
    <w:multiLevelType w:val="multilevel"/>
    <w:tmpl w:val="CE564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6A5727"/>
    <w:multiLevelType w:val="hybridMultilevel"/>
    <w:tmpl w:val="7EAE5C18"/>
    <w:lvl w:ilvl="0" w:tplc="73EEFD9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/>
      </w:rPr>
    </w:lvl>
    <w:lvl w:ilvl="1" w:tplc="322E751E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97ECAE9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0776A9A2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15FE16F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95D482D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DDE415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A0904EDE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FE10716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3" w15:restartNumberingAfterBreak="0">
    <w:nsid w:val="33324FFF"/>
    <w:multiLevelType w:val="multilevel"/>
    <w:tmpl w:val="4D484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BE7A33"/>
    <w:multiLevelType w:val="hybridMultilevel"/>
    <w:tmpl w:val="82DC99C4"/>
    <w:lvl w:ilvl="0" w:tplc="8494B19C">
      <w:start w:val="1"/>
      <w:numFmt w:val="bullet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4AD06CD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C99AC5D0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18A5EC6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49FCC76E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832A6310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C0C4AAC6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ECCC1126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335CD120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15" w15:restartNumberingAfterBreak="0">
    <w:nsid w:val="4A091166"/>
    <w:multiLevelType w:val="multilevel"/>
    <w:tmpl w:val="45E4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CC461E"/>
    <w:multiLevelType w:val="multilevel"/>
    <w:tmpl w:val="7ED6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2748E1"/>
    <w:multiLevelType w:val="multilevel"/>
    <w:tmpl w:val="5A6E88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89224FC"/>
    <w:multiLevelType w:val="multilevel"/>
    <w:tmpl w:val="00AE8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992CD7"/>
    <w:multiLevelType w:val="multilevel"/>
    <w:tmpl w:val="0150A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92A586E"/>
    <w:multiLevelType w:val="multilevel"/>
    <w:tmpl w:val="72C09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C2420A0"/>
    <w:multiLevelType w:val="hybridMultilevel"/>
    <w:tmpl w:val="BE8C9276"/>
    <w:styleLink w:val="1"/>
    <w:lvl w:ilvl="0" w:tplc="28BC03D0">
      <w:start w:val="1"/>
      <w:numFmt w:val="bullet"/>
      <w:pStyle w:val="1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7B1AF274">
      <w:start w:val="1"/>
      <w:numFmt w:val="bullet"/>
      <w:lvlText w:val="○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 w:tplc="CB7840F6">
      <w:start w:val="1"/>
      <w:numFmt w:val="bullet"/>
      <w:lvlText w:val="■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 w:tplc="ADE46FD8">
      <w:start w:val="1"/>
      <w:numFmt w:val="bullet"/>
      <w:lvlText w:val="●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 w:tplc="4F8891E2">
      <w:start w:val="1"/>
      <w:numFmt w:val="bullet"/>
      <w:lvlText w:val="○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 w:tplc="3912D51C">
      <w:start w:val="1"/>
      <w:numFmt w:val="bullet"/>
      <w:lvlText w:val="■"/>
      <w:lvlJc w:val="left"/>
      <w:pPr>
        <w:ind w:left="43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 w:tplc="3FB68FAE">
      <w:start w:val="1"/>
      <w:numFmt w:val="bullet"/>
      <w:lvlText w:val="●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 w:tplc="A0B49CA0">
      <w:start w:val="1"/>
      <w:numFmt w:val="bullet"/>
      <w:lvlText w:val="○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 w:tplc="4C723AE0">
      <w:start w:val="1"/>
      <w:numFmt w:val="bullet"/>
      <w:lvlText w:val="■"/>
      <w:lvlJc w:val="left"/>
      <w:pPr>
        <w:ind w:left="64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22" w15:restartNumberingAfterBreak="0">
    <w:nsid w:val="690A7646"/>
    <w:multiLevelType w:val="hybridMultilevel"/>
    <w:tmpl w:val="4F10A4F0"/>
    <w:styleLink w:val="2"/>
    <w:lvl w:ilvl="0" w:tplc="32D47B5C">
      <w:start w:val="1"/>
      <w:numFmt w:val="bullet"/>
      <w:pStyle w:val="2"/>
      <w:lvlText w:val="●"/>
      <w:lvlJc w:val="left"/>
      <w:pPr>
        <w:ind w:left="7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1" w:tplc="1A86F040">
      <w:start w:val="1"/>
      <w:numFmt w:val="bullet"/>
      <w:lvlText w:val="○"/>
      <w:lvlJc w:val="left"/>
      <w:pPr>
        <w:ind w:left="14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2" w:tplc="7D84D058">
      <w:start w:val="1"/>
      <w:numFmt w:val="bullet"/>
      <w:lvlText w:val="■"/>
      <w:lvlJc w:val="left"/>
      <w:pPr>
        <w:ind w:left="21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3" w:tplc="62C0DD20">
      <w:start w:val="1"/>
      <w:numFmt w:val="bullet"/>
      <w:lvlText w:val="●"/>
      <w:lvlJc w:val="left"/>
      <w:pPr>
        <w:ind w:left="28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4" w:tplc="AF803816">
      <w:start w:val="1"/>
      <w:numFmt w:val="bullet"/>
      <w:lvlText w:val="○"/>
      <w:lvlJc w:val="left"/>
      <w:pPr>
        <w:ind w:left="360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5" w:tplc="20F47284">
      <w:start w:val="1"/>
      <w:numFmt w:val="bullet"/>
      <w:lvlText w:val="■"/>
      <w:lvlJc w:val="left"/>
      <w:pPr>
        <w:ind w:left="432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6" w:tplc="9D6601F8">
      <w:start w:val="1"/>
      <w:numFmt w:val="bullet"/>
      <w:lvlText w:val="●"/>
      <w:lvlJc w:val="left"/>
      <w:pPr>
        <w:ind w:left="504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7" w:tplc="EF2C28D6">
      <w:start w:val="1"/>
      <w:numFmt w:val="bullet"/>
      <w:lvlText w:val="○"/>
      <w:lvlJc w:val="left"/>
      <w:pPr>
        <w:ind w:left="576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  <w:lvl w:ilvl="8" w:tplc="1BF28682">
      <w:start w:val="1"/>
      <w:numFmt w:val="bullet"/>
      <w:lvlText w:val="■"/>
      <w:lvlJc w:val="left"/>
      <w:pPr>
        <w:ind w:left="6480" w:hanging="360"/>
      </w:pPr>
      <w:rPr>
        <w:rFonts w:hAnsi="Arial Unicode MS"/>
        <w:i/>
        <w:iCs/>
        <w:caps w:val="0"/>
        <w:smallCaps w:val="0"/>
        <w:strike w:val="0"/>
        <w:spacing w:val="0"/>
        <w:position w:val="0"/>
        <w:highlight w:val="none"/>
        <w:vertAlign w:val="baseline"/>
      </w:rPr>
    </w:lvl>
  </w:abstractNum>
  <w:abstractNum w:abstractNumId="23" w15:restartNumberingAfterBreak="0">
    <w:nsid w:val="69A94005"/>
    <w:multiLevelType w:val="multilevel"/>
    <w:tmpl w:val="6E52C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9D02581"/>
    <w:multiLevelType w:val="multilevel"/>
    <w:tmpl w:val="0590E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22535E4"/>
    <w:multiLevelType w:val="hybridMultilevel"/>
    <w:tmpl w:val="4E8A71FA"/>
    <w:lvl w:ilvl="0" w:tplc="12943BE0">
      <w:start w:val="1"/>
      <w:numFmt w:val="bullet"/>
      <w:lvlText w:val="·"/>
      <w:lvlJc w:val="left"/>
      <w:pPr>
        <w:ind w:left="720" w:hanging="360"/>
      </w:pPr>
      <w:rPr>
        <w:rFonts w:ascii="Symbol" w:eastAsia="Symbol" w:hAnsi="Symbol" w:cs="Symbol" w:hint="default"/>
      </w:rPr>
    </w:lvl>
    <w:lvl w:ilvl="1" w:tplc="710444B6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</w:rPr>
    </w:lvl>
    <w:lvl w:ilvl="2" w:tplc="61149284">
      <w:start w:val="1"/>
      <w:numFmt w:val="bullet"/>
      <w:lvlText w:val="§"/>
      <w:lvlJc w:val="left"/>
      <w:pPr>
        <w:ind w:left="2160" w:hanging="360"/>
      </w:pPr>
      <w:rPr>
        <w:rFonts w:ascii="Wingdings" w:eastAsia="Wingdings" w:hAnsi="Wingdings" w:cs="Wingdings" w:hint="default"/>
      </w:rPr>
    </w:lvl>
    <w:lvl w:ilvl="3" w:tplc="7C44CB3E">
      <w:start w:val="1"/>
      <w:numFmt w:val="bullet"/>
      <w:lvlText w:val="·"/>
      <w:lvlJc w:val="left"/>
      <w:pPr>
        <w:ind w:left="2880" w:hanging="360"/>
      </w:pPr>
      <w:rPr>
        <w:rFonts w:ascii="Symbol" w:eastAsia="Symbol" w:hAnsi="Symbol" w:cs="Symbol" w:hint="default"/>
      </w:rPr>
    </w:lvl>
    <w:lvl w:ilvl="4" w:tplc="9B2669B0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 w:hint="default"/>
      </w:rPr>
    </w:lvl>
    <w:lvl w:ilvl="5" w:tplc="02CC8E06">
      <w:start w:val="1"/>
      <w:numFmt w:val="bullet"/>
      <w:lvlText w:val="§"/>
      <w:lvlJc w:val="left"/>
      <w:pPr>
        <w:ind w:left="4320" w:hanging="360"/>
      </w:pPr>
      <w:rPr>
        <w:rFonts w:ascii="Wingdings" w:eastAsia="Wingdings" w:hAnsi="Wingdings" w:cs="Wingdings" w:hint="default"/>
      </w:rPr>
    </w:lvl>
    <w:lvl w:ilvl="6" w:tplc="18525D4A">
      <w:start w:val="1"/>
      <w:numFmt w:val="bullet"/>
      <w:lvlText w:val="·"/>
      <w:lvlJc w:val="left"/>
      <w:pPr>
        <w:ind w:left="5040" w:hanging="360"/>
      </w:pPr>
      <w:rPr>
        <w:rFonts w:ascii="Symbol" w:eastAsia="Symbol" w:hAnsi="Symbol" w:cs="Symbol" w:hint="default"/>
      </w:rPr>
    </w:lvl>
    <w:lvl w:ilvl="7" w:tplc="435C9040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 w:hint="default"/>
      </w:rPr>
    </w:lvl>
    <w:lvl w:ilvl="8" w:tplc="5F34D0DC">
      <w:start w:val="1"/>
      <w:numFmt w:val="bullet"/>
      <w:lvlText w:val="§"/>
      <w:lvlJc w:val="left"/>
      <w:pPr>
        <w:ind w:left="6480" w:hanging="360"/>
      </w:pPr>
      <w:rPr>
        <w:rFonts w:ascii="Wingdings" w:eastAsia="Wingdings" w:hAnsi="Wingdings" w:cs="Wingdings" w:hint="default"/>
      </w:rPr>
    </w:lvl>
  </w:abstractNum>
  <w:abstractNum w:abstractNumId="26" w15:restartNumberingAfterBreak="0">
    <w:nsid w:val="74C336E4"/>
    <w:multiLevelType w:val="multilevel"/>
    <w:tmpl w:val="164A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C357A6"/>
    <w:multiLevelType w:val="hybridMultilevel"/>
    <w:tmpl w:val="BE8C9276"/>
    <w:numStyleLink w:val="1"/>
  </w:abstractNum>
  <w:num w:numId="1" w16cid:durableId="1924022781">
    <w:abstractNumId w:val="21"/>
  </w:num>
  <w:num w:numId="2" w16cid:durableId="2141261501">
    <w:abstractNumId w:val="27"/>
  </w:num>
  <w:num w:numId="3" w16cid:durableId="193544578">
    <w:abstractNumId w:val="22"/>
  </w:num>
  <w:num w:numId="4" w16cid:durableId="1809319832">
    <w:abstractNumId w:val="10"/>
  </w:num>
  <w:num w:numId="5" w16cid:durableId="694576955">
    <w:abstractNumId w:val="0"/>
  </w:num>
  <w:num w:numId="6" w16cid:durableId="1056273720">
    <w:abstractNumId w:val="1"/>
  </w:num>
  <w:num w:numId="7" w16cid:durableId="1966697651">
    <w:abstractNumId w:val="2"/>
  </w:num>
  <w:num w:numId="8" w16cid:durableId="1391920454">
    <w:abstractNumId w:val="6"/>
  </w:num>
  <w:num w:numId="9" w16cid:durableId="148136623">
    <w:abstractNumId w:val="25"/>
  </w:num>
  <w:num w:numId="10" w16cid:durableId="1421562407">
    <w:abstractNumId w:val="14"/>
  </w:num>
  <w:num w:numId="11" w16cid:durableId="1670864862">
    <w:abstractNumId w:val="8"/>
  </w:num>
  <w:num w:numId="12" w16cid:durableId="1108502582">
    <w:abstractNumId w:val="7"/>
  </w:num>
  <w:num w:numId="13" w16cid:durableId="34279899">
    <w:abstractNumId w:val="12"/>
  </w:num>
  <w:num w:numId="14" w16cid:durableId="462777122">
    <w:abstractNumId w:val="17"/>
  </w:num>
  <w:num w:numId="15" w16cid:durableId="858275364">
    <w:abstractNumId w:val="3"/>
  </w:num>
  <w:num w:numId="16" w16cid:durableId="1458992254">
    <w:abstractNumId w:val="23"/>
  </w:num>
  <w:num w:numId="17" w16cid:durableId="1722944904">
    <w:abstractNumId w:val="16"/>
  </w:num>
  <w:num w:numId="18" w16cid:durableId="827013204">
    <w:abstractNumId w:val="20"/>
  </w:num>
  <w:num w:numId="19" w16cid:durableId="833497842">
    <w:abstractNumId w:val="5"/>
  </w:num>
  <w:num w:numId="20" w16cid:durableId="1317994917">
    <w:abstractNumId w:val="15"/>
  </w:num>
  <w:num w:numId="21" w16cid:durableId="1539200915">
    <w:abstractNumId w:val="18"/>
  </w:num>
  <w:num w:numId="22" w16cid:durableId="1272204315">
    <w:abstractNumId w:val="4"/>
  </w:num>
  <w:num w:numId="23" w16cid:durableId="508176491">
    <w:abstractNumId w:val="24"/>
  </w:num>
  <w:num w:numId="24" w16cid:durableId="978151031">
    <w:abstractNumId w:val="19"/>
  </w:num>
  <w:num w:numId="25" w16cid:durableId="843786697">
    <w:abstractNumId w:val="11"/>
  </w:num>
  <w:num w:numId="26" w16cid:durableId="1003702320">
    <w:abstractNumId w:val="13"/>
  </w:num>
  <w:num w:numId="27" w16cid:durableId="1786727455">
    <w:abstractNumId w:val="9"/>
  </w:num>
  <w:num w:numId="28" w16cid:durableId="1789273669">
    <w:abstractNumId w:val="2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Мария Савина">
    <w15:presenceInfo w15:providerId="Windows Live" w15:userId="c4bd557e6864376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A0F1B"/>
    <w:rsid w:val="00116BF2"/>
    <w:rsid w:val="00281062"/>
    <w:rsid w:val="00384BA8"/>
    <w:rsid w:val="005D2742"/>
    <w:rsid w:val="00681E48"/>
    <w:rsid w:val="006929F4"/>
    <w:rsid w:val="007F7411"/>
    <w:rsid w:val="009A0F1B"/>
    <w:rsid w:val="009C54E2"/>
    <w:rsid w:val="00CB585B"/>
    <w:rsid w:val="00E63BCB"/>
    <w:rsid w:val="00FA15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2D12C0"/>
  <w15:docId w15:val="{42DB996F-5723-45A7-9AD6-AA15FA98DA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pPr>
      <w:spacing w:after="160" w:line="259" w:lineRule="auto"/>
    </w:pPr>
    <w:rPr>
      <w:rFonts w:cs="Arial Unicode MS"/>
      <w:color w:val="000000"/>
      <w:sz w:val="24"/>
      <w:szCs w:val="24"/>
    </w:rPr>
  </w:style>
  <w:style w:type="paragraph" w:styleId="10">
    <w:name w:val="heading 1"/>
    <w:next w:val="a"/>
    <w:link w:val="11"/>
    <w:pPr>
      <w:spacing w:after="160"/>
      <w:outlineLvl w:val="0"/>
    </w:pPr>
    <w:rPr>
      <w:rFonts w:eastAsia="Times New Roman"/>
      <w:b/>
      <w:bCs/>
      <w:color w:val="000000"/>
      <w:sz w:val="48"/>
      <w:szCs w:val="48"/>
    </w:rPr>
  </w:style>
  <w:style w:type="paragraph" w:styleId="20">
    <w:name w:val="heading 2"/>
    <w:basedOn w:val="a"/>
    <w:next w:val="a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0">
    <w:name w:val="heading 3"/>
    <w:next w:val="a"/>
    <w:link w:val="31"/>
    <w:pPr>
      <w:spacing w:after="160"/>
      <w:outlineLvl w:val="2"/>
    </w:pPr>
    <w:rPr>
      <w:rFonts w:eastAsia="Times New Roman"/>
      <w:b/>
      <w:bCs/>
      <w:color w:val="000000"/>
      <w:sz w:val="27"/>
      <w:szCs w:val="27"/>
    </w:rPr>
  </w:style>
  <w:style w:type="paragraph" w:styleId="40">
    <w:name w:val="heading 4"/>
    <w:basedOn w:val="a"/>
    <w:next w:val="a"/>
    <w:link w:val="41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1">
    <w:name w:val="Заголовок 1 Знак"/>
    <w:basedOn w:val="a0"/>
    <w:link w:val="10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"/>
    <w:basedOn w:val="a0"/>
    <w:link w:val="20"/>
    <w:uiPriority w:val="9"/>
    <w:rPr>
      <w:rFonts w:ascii="Arial" w:eastAsia="Arial" w:hAnsi="Arial" w:cs="Arial"/>
      <w:sz w:val="34"/>
    </w:rPr>
  </w:style>
  <w:style w:type="character" w:customStyle="1" w:styleId="31">
    <w:name w:val="Заголовок 3 Знак"/>
    <w:basedOn w:val="a0"/>
    <w:link w:val="30"/>
    <w:uiPriority w:val="9"/>
    <w:rPr>
      <w:rFonts w:ascii="Arial" w:eastAsia="Arial" w:hAnsi="Arial" w:cs="Arial"/>
      <w:sz w:val="30"/>
      <w:szCs w:val="30"/>
    </w:rPr>
  </w:style>
  <w:style w:type="character" w:customStyle="1" w:styleId="41">
    <w:name w:val="Заголовок 4 Знак"/>
    <w:basedOn w:val="a0"/>
    <w:link w:val="40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3">
    <w:name w:val="No Spacing"/>
    <w:uiPriority w:val="1"/>
    <w:qFormat/>
  </w:style>
  <w:style w:type="character" w:customStyle="1" w:styleId="a4">
    <w:name w:val="Заголовок Знак"/>
    <w:basedOn w:val="a0"/>
    <w:link w:val="a5"/>
    <w:uiPriority w:val="10"/>
    <w:rPr>
      <w:sz w:val="48"/>
      <w:szCs w:val="48"/>
    </w:rPr>
  </w:style>
  <w:style w:type="paragraph" w:styleId="a6">
    <w:name w:val="Subtitle"/>
    <w:basedOn w:val="a"/>
    <w:next w:val="a"/>
    <w:link w:val="a7"/>
    <w:uiPriority w:val="11"/>
    <w:qFormat/>
    <w:pPr>
      <w:spacing w:before="200" w:after="200"/>
    </w:pPr>
  </w:style>
  <w:style w:type="character" w:customStyle="1" w:styleId="a7">
    <w:name w:val="Подзаголовок Знак"/>
    <w:basedOn w:val="a0"/>
    <w:link w:val="a6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8">
    <w:name w:val="Intense Quote"/>
    <w:basedOn w:val="a"/>
    <w:next w:val="a"/>
    <w:link w:val="a9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9">
    <w:name w:val="Выделенная цитата Знак"/>
    <w:link w:val="a8"/>
    <w:uiPriority w:val="30"/>
    <w:rPr>
      <w:i/>
    </w:rPr>
  </w:style>
  <w:style w:type="paragraph" w:styleId="aa">
    <w:name w:val="header"/>
    <w:basedOn w:val="a"/>
    <w:link w:val="ab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</w:style>
  <w:style w:type="paragraph" w:styleId="ac">
    <w:name w:val="footer"/>
    <w:basedOn w:val="a"/>
    <w:link w:val="ad"/>
    <w:uiPriority w:val="99"/>
    <w:unhideWhenUsed/>
    <w:pPr>
      <w:tabs>
        <w:tab w:val="center" w:pos="7143"/>
        <w:tab w:val="right" w:pos="14287"/>
      </w:tabs>
      <w:spacing w:after="0" w:line="240" w:lineRule="auto"/>
    </w:pPr>
  </w:style>
  <w:style w:type="character" w:customStyle="1" w:styleId="FooterChar">
    <w:name w:val="Footer Char"/>
    <w:basedOn w:val="a0"/>
    <w:uiPriority w:val="99"/>
  </w:style>
  <w:style w:type="paragraph" w:styleId="ae">
    <w:name w:val="caption"/>
    <w:basedOn w:val="a"/>
    <w:next w:val="a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d">
    <w:name w:val="Нижний колонтитул Знак"/>
    <w:link w:val="ac"/>
    <w:uiPriority w:val="99"/>
  </w:style>
  <w:style w:type="table" w:styleId="af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2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4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2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6BFDD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6BFDD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ABB59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9ABB59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9D0DE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auto"/>
          <w:left w:val="single" w:sz="4" w:space="0" w:color="99D0DE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396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auto"/>
          <w:left w:val="single" w:sz="4" w:space="0" w:color="FAC396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F81BD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auto"/>
          <w:left w:val="single" w:sz="4" w:space="0" w:color="4F81BD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D99695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D99695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3D69B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3D69B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B2A1C6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B2A1C6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2CCDC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2CCDC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AC090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FAC090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0">
    <w:name w:val="footnote text"/>
    <w:basedOn w:val="a"/>
    <w:link w:val="af1"/>
    <w:uiPriority w:val="99"/>
    <w:semiHidden/>
    <w:unhideWhenUsed/>
    <w:pPr>
      <w:spacing w:after="40" w:line="240" w:lineRule="auto"/>
    </w:pPr>
    <w:rPr>
      <w:sz w:val="18"/>
    </w:rPr>
  </w:style>
  <w:style w:type="character" w:customStyle="1" w:styleId="af1">
    <w:name w:val="Текст сноски Знак"/>
    <w:link w:val="af0"/>
    <w:uiPriority w:val="99"/>
    <w:rPr>
      <w:sz w:val="18"/>
    </w:rPr>
  </w:style>
  <w:style w:type="character" w:styleId="af2">
    <w:name w:val="footnote reference"/>
    <w:basedOn w:val="a0"/>
    <w:uiPriority w:val="99"/>
    <w:unhideWhenUsed/>
    <w:rPr>
      <w:vertAlign w:val="superscript"/>
    </w:rPr>
  </w:style>
  <w:style w:type="paragraph" w:styleId="af3">
    <w:name w:val="endnote text"/>
    <w:basedOn w:val="a"/>
    <w:link w:val="af4"/>
    <w:uiPriority w:val="99"/>
    <w:semiHidden/>
    <w:unhideWhenUsed/>
    <w:pPr>
      <w:spacing w:after="0" w:line="240" w:lineRule="auto"/>
    </w:pPr>
    <w:rPr>
      <w:sz w:val="20"/>
    </w:rPr>
  </w:style>
  <w:style w:type="character" w:customStyle="1" w:styleId="af4">
    <w:name w:val="Текст концевой сноски Знак"/>
    <w:link w:val="af3"/>
    <w:uiPriority w:val="99"/>
    <w:rPr>
      <w:sz w:val="20"/>
    </w:rPr>
  </w:style>
  <w:style w:type="character" w:styleId="af5">
    <w:name w:val="endnote reference"/>
    <w:basedOn w:val="a0"/>
    <w:uiPriority w:val="99"/>
    <w:semiHidden/>
    <w:unhideWhenUsed/>
    <w:rPr>
      <w:vertAlign w:val="superscript"/>
    </w:rPr>
  </w:style>
  <w:style w:type="paragraph" w:styleId="33">
    <w:name w:val="toc 3"/>
    <w:basedOn w:val="a"/>
    <w:next w:val="a"/>
    <w:uiPriority w:val="39"/>
    <w:unhideWhenUsed/>
    <w:pPr>
      <w:spacing w:after="57"/>
      <w:ind w:left="567"/>
    </w:pPr>
  </w:style>
  <w:style w:type="paragraph" w:styleId="43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6">
    <w:name w:val="TOC Heading"/>
    <w:uiPriority w:val="39"/>
    <w:unhideWhenUsed/>
  </w:style>
  <w:style w:type="paragraph" w:styleId="af7">
    <w:name w:val="table of figures"/>
    <w:basedOn w:val="a"/>
    <w:next w:val="a"/>
    <w:uiPriority w:val="99"/>
    <w:unhideWhenUsed/>
    <w:pPr>
      <w:spacing w:after="0"/>
    </w:pPr>
  </w:style>
  <w:style w:type="character" w:styleId="af8">
    <w:name w:val="Hyperlink"/>
    <w:rPr>
      <w:u w:val="single"/>
    </w:rPr>
  </w:style>
  <w:style w:type="table" w:customStyle="1" w:styleId="TableNormal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af9">
    <w:name w:val="Колонтитулы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styleId="a5">
    <w:name w:val="Title"/>
    <w:next w:val="a"/>
    <w:link w:val="a4"/>
    <w:rPr>
      <w:rFonts w:ascii="Calibri" w:eastAsia="Calibri" w:hAnsi="Calibri" w:cs="Calibri"/>
      <w:color w:val="000000"/>
      <w:sz w:val="56"/>
      <w:szCs w:val="56"/>
    </w:rPr>
  </w:style>
  <w:style w:type="paragraph" w:styleId="13">
    <w:name w:val="toc 1"/>
    <w:pPr>
      <w:spacing w:after="57" w:line="259" w:lineRule="auto"/>
    </w:pPr>
    <w:rPr>
      <w:rFonts w:eastAsia="Times New Roman"/>
      <w:color w:val="000000"/>
      <w:sz w:val="24"/>
      <w:szCs w:val="24"/>
    </w:rPr>
  </w:style>
  <w:style w:type="paragraph" w:styleId="25">
    <w:name w:val="toc 2"/>
    <w:pPr>
      <w:spacing w:after="57" w:line="259" w:lineRule="auto"/>
      <w:ind w:left="567"/>
    </w:pPr>
    <w:rPr>
      <w:rFonts w:eastAsia="Times New Roman"/>
      <w:color w:val="000000"/>
      <w:sz w:val="24"/>
      <w:szCs w:val="24"/>
    </w:rPr>
  </w:style>
  <w:style w:type="paragraph" w:styleId="afa">
    <w:name w:val="Body Text"/>
    <w:rPr>
      <w:rFonts w:ascii="Helvetica Neue" w:hAnsi="Helvetica Neue" w:cs="Arial Unicode MS"/>
      <w:color w:val="000000"/>
      <w:sz w:val="22"/>
      <w:szCs w:val="22"/>
      <w14:textOutline w14:w="0" w14:cap="flat" w14:cmpd="sng" w14:algn="ctr">
        <w14:noFill/>
        <w14:prstDash w14:val="solid"/>
        <w14:bevel/>
      </w14:textOutline>
    </w:rPr>
  </w:style>
  <w:style w:type="numbering" w:customStyle="1" w:styleId="1">
    <w:name w:val="Импортированный стиль 1"/>
    <w:pPr>
      <w:numPr>
        <w:numId w:val="1"/>
      </w:numPr>
    </w:pPr>
  </w:style>
  <w:style w:type="paragraph" w:customStyle="1" w:styleId="afb">
    <w:name w:val="По умолчанию"/>
    <w:pPr>
      <w:spacing w:before="160" w:line="288" w:lineRule="auto"/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numbering" w:customStyle="1" w:styleId="2">
    <w:name w:val="Импортированный стиль 2"/>
    <w:pPr>
      <w:numPr>
        <w:numId w:val="3"/>
      </w:numPr>
    </w:pPr>
  </w:style>
  <w:style w:type="numbering" w:customStyle="1" w:styleId="3">
    <w:name w:val="Импортированный стиль 3"/>
    <w:pPr>
      <w:numPr>
        <w:numId w:val="5"/>
      </w:numPr>
    </w:pPr>
  </w:style>
  <w:style w:type="paragraph" w:styleId="afc">
    <w:name w:val="List Paragraph"/>
    <w:pPr>
      <w:spacing w:after="160" w:line="259" w:lineRule="auto"/>
      <w:ind w:left="720"/>
    </w:pPr>
    <w:rPr>
      <w:rFonts w:cs="Arial Unicode MS"/>
      <w:color w:val="000000"/>
      <w:sz w:val="24"/>
      <w:szCs w:val="24"/>
    </w:rPr>
  </w:style>
  <w:style w:type="numbering" w:customStyle="1" w:styleId="4">
    <w:name w:val="Импортированный стиль 4"/>
    <w:pPr>
      <w:numPr>
        <w:numId w:val="7"/>
      </w:numPr>
    </w:pPr>
  </w:style>
  <w:style w:type="paragraph" w:styleId="afd">
    <w:name w:val="Revision"/>
    <w:hidden/>
    <w:uiPriority w:val="99"/>
    <w:semiHidden/>
    <w:rsid w:val="00681E48"/>
    <w:rPr>
      <w:rFonts w:cs="Arial Unicode MS"/>
      <w:color w:val="000000"/>
      <w:sz w:val="24"/>
      <w:szCs w:val="24"/>
    </w:rPr>
  </w:style>
  <w:style w:type="character" w:styleId="afe">
    <w:name w:val="Unresolved Mention"/>
    <w:basedOn w:val="a0"/>
    <w:uiPriority w:val="99"/>
    <w:semiHidden/>
    <w:unhideWhenUsed/>
    <w:rsid w:val="005D2742"/>
    <w:rPr>
      <w:color w:val="605E5C"/>
      <w:shd w:val="clear" w:color="auto" w:fill="E1DFDD"/>
    </w:rPr>
  </w:style>
  <w:style w:type="table" w:customStyle="1" w:styleId="StGen0">
    <w:name w:val="StGen0"/>
    <w:basedOn w:val="TableNormal"/>
    <w:rsid w:val="005D2742"/>
    <w:rPr>
      <w:rFonts w:ascii="Calibri" w:eastAsia="Calibri" w:hAnsi="Calibri" w:cs="Calibri"/>
      <w:sz w:val="22"/>
      <w:szCs w:val="22"/>
      <w:lang w:eastAsia="zh-CN"/>
    </w:rPr>
    <w:tblPr>
      <w:tblStyleRowBandSize w:val="1"/>
      <w:tblStyleColBandSize w:val="1"/>
      <w:tblInd w:w="0" w:type="nil"/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</w:rPr>
    </w:tblStylePr>
    <w:tblStylePr w:type="lastRow">
      <w:rPr>
        <w:b/>
      </w:rPr>
      <w:tblPr/>
      <w:tcPr>
        <w:tcBorders>
          <w:top w:val="single" w:sz="4" w:space="0" w:color="BFBFBF"/>
        </w:tcBorders>
      </w:tcPr>
    </w:tblStylePr>
    <w:tblStylePr w:type="firstCol">
      <w:rPr>
        <w:b/>
      </w:rPr>
    </w:tblStylePr>
    <w:tblStylePr w:type="lastCol">
      <w:rPr>
        <w:b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character" w:styleId="aff">
    <w:name w:val="Strong"/>
    <w:basedOn w:val="a0"/>
    <w:uiPriority w:val="22"/>
    <w:qFormat/>
    <w:rsid w:val="009C54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microsoft.com/office/2011/relationships/people" Target="peop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 bwMode="auto">
        <a:prstGeom prst="rect">
          <a:avLst/>
        </a:prstGeom>
        <a:noFill/>
        <a:ln w="25400" cap="flat">
          <a:solidFill>
            <a:schemeClr val="accent1"/>
          </a:solidFill>
          <a:prstDash val="solid"/>
          <a:round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 bwMode="auto">
        <a:prstGeom prst="rect">
          <a:avLst/>
        </a:prstGeom>
        <a:noFill/>
        <a:ln w="12700" cap="flat">
          <a:noFill/>
          <a:miter lim="400000"/>
        </a:ln>
      </a:spPr>
      <a:bodyPr/>
      <a:lstStyle/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577</TotalTime>
  <Pages>17</Pages>
  <Words>2634</Words>
  <Characters>15014</Characters>
  <Application>Microsoft Office Word</Application>
  <DocSecurity>0</DocSecurity>
  <Lines>125</Lines>
  <Paragraphs>35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Мария Савина</cp:lastModifiedBy>
  <cp:revision>2</cp:revision>
  <dcterms:created xsi:type="dcterms:W3CDTF">2026-08-19T13:55:00Z</dcterms:created>
  <dcterms:modified xsi:type="dcterms:W3CDTF">2026-08-19T23:35:00Z</dcterms:modified>
</cp:coreProperties>
</file>